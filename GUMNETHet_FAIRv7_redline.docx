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2FA4DB1E" w:rsidR="00B952C0" w:rsidRDefault="00DC647A" w:rsidP="0046777A">
      <w:pPr>
        <w:rPr>
          <w:sz w:val="48"/>
          <w:szCs w:val="48"/>
        </w:rPr>
      </w:pPr>
      <w:r>
        <w:rPr>
          <w:sz w:val="48"/>
          <w:szCs w:val="48"/>
        </w:rPr>
        <w:t>Robust Probabilistic Energy Forecasting under Geopolitical Shocks: An Adaptive Mixture of Local-Global Experts</w:t>
      </w:r>
    </w:p>
    <w:p w14:paraId="6276DA79" w14:textId="77777777" w:rsidR="0046777A" w:rsidRPr="0046777A" w:rsidRDefault="0046777A" w:rsidP="0046777A">
      <w:pPr>
        <w:rPr>
          <w:sz w:val="32"/>
          <w:szCs w:val="32"/>
        </w:rPr>
      </w:pP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Pr>
                <w:bCs/>
                <w:sz w:val="20"/>
              </w:rPr>
              <w:br/>
            </w:r>
            <w:r>
              <w:rPr>
                <w:bCs/>
                <w:i/>
                <w:sz w:val="18"/>
              </w:rPr>
              <w:t>Petrolvietnam</w:t>
            </w:r>
            <w:r>
              <w:rPr>
                <w:bCs/>
                <w:i/>
                <w:sz w:val="18"/>
                <w:lang w:val="vi-VN"/>
              </w:rPr>
              <w:t xml:space="preserve"> Oil Corporation</w:t>
            </w:r>
            <w:r>
              <w:rPr>
                <w:bCs/>
                <w:i/>
                <w:sz w:val="18"/>
              </w:rPr>
              <w:br/>
            </w:r>
            <w:r>
              <w:rPr>
                <w:bCs/>
                <w:sz w:val="18"/>
              </w:rPr>
              <w:t>Ho Chi Minh City, Vietnam</w:t>
              <w:b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Pr>
                <w:bCs/>
                <w:sz w:val="20"/>
              </w:rPr>
              <w:t>Phuoc Anh Dung Nguyen</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anhdungnguyen955@gmail.com</w:t>
            </w:r>
          </w:p>
        </w:tc>
        <w:tc>
          <w:tcPr>
            <w:tcW w:w="174.25pt" w:type="dxa"/>
          </w:tcPr>
          <w:p w14:paraId="44868271" w14:textId="7112402E" w:rsidR="00B952C0" w:rsidRPr="00E45FC7" w:rsidRDefault="008028BF">
            <w:pPr>
              <w:pStyle w:val="Author"/>
              <w:spacing w:before="0pt" w:line="12.60pt" w:lineRule="auto"/>
              <w:rPr>
                <w:bCs/>
              </w:rPr>
            </w:pPr>
            <w:r>
              <w:rPr>
                <w:bCs/>
                <w:sz w:val="20"/>
              </w:rPr>
              <w:t>Hoang Long Ly</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lyhoanglong1709@gmail.com</w:t>
            </w:r>
          </w:p>
        </w:tc>
      </w:tr>
      <w:tr w:rsidR="00E45FC7" w14:paraId="0110599F" w14:textId="77777777">
        <w:trPr>
          <w:jc w:val="center"/>
        </w:trPr>
        <w:tc>
          <w:tcPr>
            <w:tcW w:w="174.25pt" w:type="dxa"/>
          </w:tcPr>
          <w:p w14:paraId="67E42C65" w14:textId="1FAAD30D" w:rsidR="00E45FC7" w:rsidRPr="00E45FC7" w:rsidRDefault="008028BF">
            <w:pPr>
              <w:pStyle w:val="Author"/>
              <w:spacing w:before="0pt" w:line="12.60pt" w:lineRule="auto"/>
              <w:rPr>
                <w:bCs/>
                <w:sz w:val="20"/>
              </w:rPr>
            </w:pPr>
            <w:r>
              <w:rPr>
                <w:bCs/>
                <w:sz w:val="20"/>
              </w:rPr>
              <w:t>Van Quy Hoang</w:t>
              <w:br/>
            </w:r>
            <w:r>
              <w:rPr>
                <w:bCs/>
                <w:i/>
                <w:sz w:val="18"/>
              </w:rPr>
              <w:t>Faculty of Information Technology</w:t>
              <w:br/>
            </w:r>
            <w:r>
              <w:rPr>
                <w:i/>
              </w:rPr>
              <w:t>Bacgiang Agriculture and Forestry University</w:t>
            </w:r>
            <w:r>
              <w:rPr>
                <w:bCs/>
                <w:i/>
                <w:sz w:val="18"/>
              </w:rPr>
              <w:t xml:space="preserve"> (BAFU)</w:t>
              <w:br/>
            </w:r>
            <w:r>
              <w:rPr>
                <w:bCs/>
                <w:sz w:val="18"/>
              </w:rPr>
              <w:t>Bac Ninh, Vietnam</w:t>
              <w:br/>
              <w:t>quyhv@bafu.edu.vn</w:t>
            </w:r>
          </w:p>
        </w:tc>
        <w:tc>
          <w:tcPr>
            <w:tcW w:w="174.25pt" w:type="dxa"/>
          </w:tcPr>
          <w:p w14:paraId="3787FBF1" w14:textId="531D4E3D" w:rsidR="00E45FC7" w:rsidRPr="00E45FC7" w:rsidRDefault="008028BF">
            <w:pPr>
              <w:pStyle w:val="Author"/>
              <w:spacing w:before="0pt" w:line="12.60pt" w:lineRule="auto"/>
              <w:rPr>
                <w:bCs/>
                <w:sz w:val="20"/>
              </w:rPr>
            </w:pPr>
            <w:r>
              <w:rPr>
                <w:bCs/>
                <w:sz w:val="20"/>
              </w:rPr>
              <w:t>Huong Bui</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31CF2236" w:rsidR="00B952C0" w:rsidRDefault="00604D90">
      <w:pPr>
        <w:pStyle w:val="Abstract"/>
        <w:spacing w:before="4pt" w:after="4pt" w:line="12.60pt" w:lineRule="auto"/>
      </w:pPr>
      <w:r>
        <w:rPr>
          <w:i/>
        </w:rPr>
        <w:t>Abstract—</w:t>
      </w:r>
      <w:r>
        <w:t xml:space="preserve">This paper proposes GUMNetHet (Heterogeneous Gated Unified Mixture Network) for multi-horizon probabilistic forecasting of refined petroleum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w:t>
      </w:r>
      <w:del w:id="9001" w:author="Claude" w:date="2026-08-30T00:00:00Z">
        <w:r>
          <w:rPr>
            <w:color w:val="FF0000"/>
          </w:rPr>
          <w:delText xml:space="preserve">These representations are dynamically fused by a horizon-aware and market-context gating router</w:delText>
        </w:r>
      </w:del>
      <w:ins w:id="9002" w:author="Claude" w:date="2026-08-30T00:00:00Z">
        <w:r>
          <w:t xml:space="preserve">These representations are combined by a gating router conditioned on the forecast horizon and market context</w:t>
        </w:r>
      </w:ins>
      <w:r>
        <w:t xml:space="preserve">; multi-quantile outputs </w:t>
      </w:r>
      <m:oMath>
        <m:r>
          <m:rPr>
            <m:sty m:val="bi"/>
          </m:rPr>
          <w:rPr>
            <w:rFonts w:ascii="Cambria Math" w:hAnsi="Cambria Math"/>
          </w:rPr>
          <m:t>q</m:t>
        </m:r>
        <m:r>
          <m:rPr>
            <m:sty m:val="bi"/>
          </m:rPr>
          <w:rPr>
            <w:rFonts w:ascii="Cambria Math" w:hAnsi="Cambria Math"/>
          </w:rPr>
          <m:t xml:space="preserve"> ∈ {</m:t>
        </m:r>
        <m:r>
          <m:rPr>
            <m:sty m:val="bi"/>
          </m:rPr>
          <w:rPr>
            <w:rFonts w:ascii="Cambria Math" w:hAnsi="Cambria Math"/>
          </w:rPr>
          <m:t>0</m:t>
        </m:r>
        <m:r>
          <m:rPr>
            <m:sty m:val="bi"/>
          </m:rPr>
          <w:rPr>
            <w:rFonts w:ascii="Cambria Math" w:hAnsi="Cambria Math"/>
          </w:rPr>
          <m:t>.</m:t>
        </m:r>
        <m:r>
          <m:rPr>
            <m:sty m:val="bi"/>
          </m:rPr>
          <w:rPr>
            <w:rFonts w:ascii="Cambria Math" w:hAnsi="Cambria Math"/>
          </w:rPr>
          <m:t>1</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5</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9</m:t>
        </m:r>
        <m:r>
          <m:rPr>
            <m:sty m:val="bi"/>
          </m:rPr>
          <w:rPr>
            <w:rFonts w:ascii="Cambria Math" w:hAnsi="Cambria Math"/>
          </w:rPr>
          <m:t>}</m:t>
        </m:r>
      </m:oMath>
      <w:r>
        <w:t xml:space="preserve"> are optimized using pinball loss combined with residual scaling. On Platts data spanning 11/2008–04/2026 (</w:t>
      </w:r>
      <m:oMath>
        <m:r>
          <m:rPr>
            <m:sty m:val="bi"/>
          </m:rPr>
          <w:rPr>
            <w:rFonts w:ascii="Cambria Math" w:hAnsi="Cambria Math"/>
          </w:rPr>
          <m:t>N</m:t>
        </m:r>
        <m:r>
          <m:rPr>
            <m:sty m:val="bi"/>
          </m:rPr>
          <w:rPr>
            <w:rFonts w:ascii="Cambria Math" w:hAnsi="Cambria Math"/>
          </w:rPr>
          <m:t xml:space="preserve"> = </m:t>
        </m:r>
        <m:r>
          <m:rPr>
            <m:sty m:val="bi"/>
          </m:rPr>
          <w:rPr>
            <w:rFonts w:ascii="Cambria Math" w:hAnsi="Cambria Math"/>
          </w:rPr>
          <m:t>4</m:t>
        </m:r>
        <m:r>
          <m:rPr>
            <m:sty m:val="bi"/>
          </m:rPr>
          <w:rPr>
            <w:rFonts w:ascii="Cambria Math" w:hAnsi="Cambria Math"/>
          </w:rPr>
          <m:t>,</m:t>
        </m:r>
        <m:r>
          <m:rPr>
            <m:sty m:val="bi"/>
          </m:rPr>
          <w:rPr>
            <w:rFonts w:ascii="Cambria Math" w:hAnsi="Cambria Math"/>
          </w:rPr>
          <m:t>512</m:t>
        </m:r>
      </m:oMath>
      <w:r>
        <w:t xml:space="preserve"> observations) </w:t>
      </w:r>
      <w:del w:id="9003" w:author="Claude" w:date="2026-08-30T00:00:00Z">
        <w:r>
          <w:rPr>
            <w:color w:val="FF0000"/>
          </w:rPr>
          <w:delText xml:space="preserve">under an expanding walk-forward protocol during severe market turmoil (annualized test set volatility reaching</w:delText>
        </w:r>
      </w:del>
      <w:ins w:id="9004" w:author="Claude" w:date="2026-08-30T00:00:00Z">
        <w:r>
          <w:t xml:space="preserve">under an expanding walk-forward protocol in a high-volatility period (annualized test-set volatility reaching</w:t>
        </w:r>
      </w:ins>
      <w:r>
        <w:t xml:space="preserve"> 73.04% for MG95 and 96.29% for DO 0.001%, representing 1.90× and 2.90× historical training levels, respectively), </w:t>
      </w:r>
      <w:del w:id="9005" w:author="Claude" w:date="2026-08-30T00:00:00Z">
        <w:r>
          <w:rPr>
            <w:color w:val="FF0000"/>
          </w:rPr>
          <w:delText xml:space="preserve">GUMNetHet consistently achieves the lowest MAE across all reported baselines over all seven horizons H1–H60</w:delText>
        </w:r>
      </w:del>
      <w:ins w:id="9006" w:author="Claude" w:date="2026-08-30T00:00:00Z">
        <w:r>
          <w:t xml:space="preserve">GUMNetHet achieves the lowest MAE among the reported baselines at all seven horizons H1–H60</w:t>
        </w:r>
      </w:ins>
      <w:r>
        <w:t xml:space="preserve"> for both MG95 gasoline and DO 0.001% diesel. At H60, MAE is reduced by 30.1% for MG95 (4.847 vs. 6.933) and 22.9% for DO 0.001% (7.066 vs. 9.167) relative to the strongest baseline. Directional accuracy remains high at short horizons (H1–H7: 90.95%–95.56% for MG95, 76.65%–84.92% for DO) </w:t>
      </w:r>
      <w:del w:id="9007" w:author="Claude" w:date="2026-08-30T00:00:00Z">
        <w:r>
          <w:rPr>
            <w:color w:val="FF0000"/>
          </w:rPr>
          <w:delText xml:space="preserve">but declines at H10 and H60, highlighting the structural dichotomy between price-level precision and long-term directional forecasting</w:delText>
        </w:r>
      </w:del>
      <w:ins w:id="9008" w:author="Claude" w:date="2026-08-30T00:00:00Z">
        <w:r>
          <w:t xml:space="preserve">but declines at H10 and H60, indicating a gap between price-level accuracy and directional accuracy at longer horizons</w:t>
        </w:r>
      </w:ins>
      <w:r>
        <w:t xml:space="preserve">. The calibrated 80% prediction interval attains PICP=82.4% with sharpness PINAW=0.142. </w:t>
      </w:r>
      <w:del w:id="9009" w:author="Claude" w:date="2026-08-30T00:00:00Z">
        <w:r>
          <w:rPr>
            <w:color w:val="FF0000"/>
          </w:rPr>
          <w:delText xml:space="preserve">Ablation studies and router analysis confirm that expert specialization and adaptive routing contribute substantially to model robustness</w:delText>
        </w:r>
      </w:del>
      <w:ins w:id="9010" w:author="Claude" w:date="2026-08-30T00:00:00Z">
        <w:r>
          <w:t xml:space="preserve">Ablation studies and router analysis indicate that expert specialization and adaptive routing contribute substantially to model performance</w:t>
        </w:r>
      </w:ins>
      <w:r>
        <w:t xml:space="preserve">.</w:t>
      </w:r>
    </w:p>
    <w:p w14:paraId="7E129E83" w14:textId="77777777" w:rsidR="00B952C0" w:rsidRDefault="00604D90">
      <w:pPr>
        <w:pStyle w:val="Keywords"/>
        <w:spacing w:before="2pt" w:line="12.60pt" w:lineRule="auto"/>
      </w:pPr>
      <w:del w:id="9011" w:author="Claude" w:date="2026-08-30T00:00:00Z">
        <w:r>
          <w:rPr>
            <w:color w:val="FF0000"/>
          </w:rPr>
          <w:delText xml:space="preserve">Keywords—energy price forecasting,</w:delText>
        </w:r>
      </w:del>
      <w:ins w:id="9012" w:author="Claude" w:date="2026-08-30T00:00:00Z">
        <w:r>
          <w:t xml:space="preserve">Keywords—refined petroleum price forecasting,</w:t>
        </w:r>
      </w:ins>
      <w:r>
        <w:t xml:space="preserve"> mixture-of-experts, Wavelet-KAN, geopolitical risk, quantile forecasting, expanding walk-forward</w:t>
      </w:r>
    </w:p>
    <w:p w14:paraId="2B57FDD4" w14:textId="77777777" w:rsidR="00B952C0" w:rsidRDefault="00604D90">
      <w:pPr>
        <w:pStyle w:val="Heading1"/>
        <w:spacing w:after="3pt" w:line="12.60pt" w:lineRule="auto"/>
      </w:pPr>
      <w:r>
        <w:rPr>
          <w:b/>
        </w:rPr>
        <w:t xml:space="preserve">I. INTRODUCTION</w:t>
      </w:r>
    </w:p>
    <w:p w14:paraId="69B179C4" w14:textId="77777777" w:rsidR="00B952C0" w:rsidRDefault="00604D90">
      <w:pPr>
        <w:pStyle w:val="BodyText"/>
        <w:spacing w:after="3pt" w:line="12.60pt" w:lineRule="auto"/>
      </w:pPr>
      <w:del w:id="9013" w:author="Claude" w:date="2026-08-30T00:00:00Z">
        <w:r>
          <w:rPr>
            <w:color w:val="FF0000"/>
          </w:rPr>
          <w:delText xml:space="preserve">The Vietnamese refined petroleum market possesses a distinctive strategic supply structure:</w:delText>
        </w:r>
      </w:del>
      <w:ins w:id="9014" w:author="Claude" w:date="2026-08-30T00:00:00Z">
        <w:r>
          <w:t xml:space="preserve">The Vietnamese refined petroleum market has a distinctive supply structure:</w:t>
        </w:r>
      </w:ins>
      <w:r>
        <w:t xml:space="preserve"> approximately 70% of total domestic consumption is supplied by two domestic oil refineries (Dung Quat and Nghi Son), </w:t>
      </w:r>
      <w:del w:id="9015" w:author="Claude" w:date="2026-08-30T00:00:00Z">
        <w:r>
          <w:rPr>
            <w:color w:val="FF0000"/>
          </w:rPr>
          <w:delText xml:space="preserve">while the remaining 30% must be imported directly from international markets</w:delText>
        </w:r>
      </w:del>
      <w:ins w:id="9016" w:author="Claude" w:date="2026-08-30T00:00:00Z">
        <w:r>
          <w:t xml:space="preserve">while the remaining 30% is imported from international markets</w:t>
        </w:r>
      </w:ins>
      <w:r>
        <w:t xml:space="preserve">. Among these, </w:t>
      </w:r>
      <w:del w:id="9017" w:author="Claude" w:date="2026-08-30T00:00:00Z">
        <w:r>
          <w:rPr>
            <w:color w:val="FF0000"/>
          </w:rPr>
          <w:delText xml:space="preserve">Singapore serves as the most critical import hub</w:delText>
        </w:r>
      </w:del>
      <w:ins w:id="9018" w:author="Claude" w:date="2026-08-30T00:00:00Z">
        <w:r>
          <w:t xml:space="preserve">Singapore is the primary import source</w:t>
        </w:r>
      </w:ins>
      <w:r>
        <w:t xml:space="preserve">, where Mean of Platts Singapore (MOPS) refined product trading prices—exemplified by Mogas 95 (MG95) and Gasoil 0.001%S (DO 0.001%)—</w:t>
      </w:r>
      <w:del w:id="9019" w:author="Claude" w:date="2026-08-30T00:00:00Z">
        <w:r>
          <w:rPr>
            <w:color w:val="FF0000"/>
          </w:rPr>
          <w:delText xml:space="preserve">act as the foundational pricing benchmark for commercial contracts</w:delText>
        </w:r>
      </w:del>
      <w:ins w:id="9020" w:author="Claude" w:date="2026-08-30T00:00:00Z">
        <w:r>
          <w:t xml:space="preserve">serve as the reference pricing benchmark for most commercial contracts</w:t>
        </w:r>
      </w:ins>
      <w:r>
        <w:t xml:space="preserve">, cost accounting, and supply chain management. </w:t>
      </w:r>
      <w:del w:id="9021" w:author="Claude" w:date="2026-08-30T00:00:00Z">
        <w:r>
          <w:rPr>
            <w:color w:val="FF0000"/>
          </w:rPr>
          <w:delText xml:space="preserve">However, Platts prices fluctuate with extreme complexity due to simultaneous responses to</w:delText>
        </w:r>
      </w:del>
      <w:ins w:id="9022" w:author="Claude" w:date="2026-08-30T00:00:00Z">
        <w:r>
          <w:t xml:space="preserve">However, Platts prices exhibit complex dynamics, responding simultaneously to</w:t>
        </w:r>
      </w:ins>
      <w:r>
        <w:t xml:space="preserve"> global supply–demand shocks, foreign exchange volatility, and geopolitical risks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xml:space="preserve">. Historical episodes such as the 2014–2016 oil price collapse, the 2020 OPEC+ price war, the 2022 Russia–Ukraine conflict, and the 2023–2024 Red Sea tensions </w:t>
      </w:r>
      <w:del w:id="9023" w:author="Claude" w:date="2026-08-30T00:00:00Z">
        <w:r>
          <w:rPr>
            <w:color w:val="FF0000"/>
          </w:rPr>
          <w:delText xml:space="preserve">demonstrate that refined product price series frequently exhibit non-linear jumps, regime shifts, and severe volatility clustering</w:delText>
        </w:r>
      </w:del>
      <w:ins w:id="9024" w:author="Claude" w:date="2026-08-30T00:00:00Z">
        <w:r>
          <w:t xml:space="preserve">show that refined product price series can exhibit non-linear jumps, regime shifts, and pronounced volatility clustering</w:t>
        </w:r>
      </w:ins>
      <w:r>
        <w:t xml:space="preserve">. </w:t>
      </w:r>
      <w:del w:id="9025" w:author="Claude" w:date="2026-08-30T00:00:00Z">
        <w:r>
          <w:rPr>
            <w:color w:val="FF0000"/>
          </w:rPr>
          <w:delText xml:space="preserve">Consequently, accurately forecasting Platts refined petroleum prices over short-term (H1–H7) and medium-term (H10–H60) horizons is an urgent operational necessity directly serving business decision-making</w:delText>
        </w:r>
      </w:del>
      <w:ins w:id="9026" w:author="Claude" w:date="2026-08-30T00:00:00Z">
        <w:r>
          <w:t xml:space="preserve">Consequently, accurate forecasts of Platts refined petroleum prices over short-term (H1–H7) and medium-term (H10–H60) horizons are of practical importance for business decision-making</w:t>
        </w:r>
      </w:ins>
      <w:r>
        <w:t xml:space="preserve">, procurement planning, inventory management, and risk hedging for major petroleum trading enterprises such as Petrolimex and PVOIL.</w:t>
      </w:r>
    </w:p>
    <w:p w14:paraId="5899468B" w14:textId="77777777" w:rsidR="00B952C0" w:rsidRDefault="00604D90">
      <w:pPr>
        <w:pStyle w:val="BodyText"/>
        <w:spacing w:after="3pt" w:line="12.60pt" w:lineRule="auto"/>
      </w:pPr>
      <w:r>
        <w:t xml:space="preserve">Modern time series architectures such as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and Chronos </w:t>
      </w:r>
      <w:hyperlink w:anchor="ref_16" w:history="1">
        <w:r>
          <w:rPr>
            <w:color w:val="1A56DB"/>
          </w:rPr>
          <w:t>[16]</w:t>
        </w:r>
      </w:hyperlink>
      <w:r>
        <w:t xml:space="preserve"> </w:t>
      </w:r>
      <w:del w:id="9027" w:author="Claude" w:date="2026-08-30T00:00:00Z">
        <w:r>
          <w:rPr>
            <w:color w:val="FF0000"/>
          </w:rPr>
          <w:delText xml:space="preserve">have substantially improved performance on general benchmarks</w:delText>
        </w:r>
      </w:del>
      <w:ins w:id="9028" w:author="Claude" w:date="2026-08-30T00:00:00Z">
        <w:r>
          <w:t xml:space="preserve">have improved performance on general benchmarks</w:t>
        </w:r>
      </w:ins>
      <w:r>
        <w:t xml:space="preserve">; however, most process all input variables within a relatively homogeneous representation space. For energy data, </w:t>
      </w:r>
      <w:del w:id="9029" w:author="Claude" w:date="2026-08-30T00:00:00Z">
        <w:r>
          <w:rPr>
            <w:color w:val="FF0000"/>
          </w:rPr>
          <w:delText xml:space="preserve">three signal groups possess fundamentally different natures:</w:delText>
        </w:r>
      </w:del>
      <w:ins w:id="9030" w:author="Claude" w:date="2026-08-30T00:00:00Z">
        <w:r>
          <w:t xml:space="preserve">three groups of signals differ fundamentally in nature:</w:t>
        </w:r>
      </w:ins>
      <w:r>
        <w:t xml:space="preserve"> high-frequency price momentum, slowly-evolving macroeconomic regimes, and large-amplitude non-linear shock responses </w:t>
      </w:r>
      <w:del w:id="9031" w:author="Claude" w:date="2026-08-30T00:00:00Z">
        <w:r>
          <w:rPr>
            <w:color w:val="FF0000"/>
          </w:rPr>
          <w:delText xml:space="preserve">that demand specialized architectural inductive biases</w:delText>
        </w:r>
      </w:del>
      <w:ins w:id="9032" w:author="Claude" w:date="2026-08-30T00:00:00Z">
        <w:r>
          <w:t xml:space="preserve">which call for specialized architectural inductive biases</w:t>
        </w:r>
      </w:ins>
      <w:r>
        <w:t xml:space="preserve">. Traditional mixture-of-experts (MoE) networks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typically feed the identical feature set to all experts, </w:t>
      </w:r>
      <w:del w:id="9033" w:author="Claude" w:date="2026-08-30T00:00:00Z">
        <w:r>
          <w:rPr>
            <w:color w:val="FF0000"/>
          </w:rPr>
          <w:delText xml:space="preserve">thereby degrading the degree of expert specialization</w:delText>
        </w:r>
      </w:del>
      <w:ins w:id="9034" w:author="Claude" w:date="2026-08-30T00:00:00Z">
        <w:r>
          <w:t xml:space="preserve">which may limit the degree of expert specialization</w:t>
        </w:r>
      </w:ins>
      <w:r>
        <w:t xml:space="preserve">.</w:t>
      </w:r>
    </w:p>
    <w:p w14:paraId="0B342362" w14:textId="77777777" w:rsidR="00B952C0" w:rsidRDefault="00604D90">
      <w:pPr>
        <w:pStyle w:val="BodyText"/>
        <w:spacing w:after="3pt" w:line="12.60pt" w:lineRule="auto"/>
      </w:pPr>
      <w:del w:id="9035" w:author="Claude" w:date="2026-08-30T00:00:00Z">
        <w:r>
          <w:rPr>
            <w:color w:val="FF0000"/>
          </w:rPr>
          <w:delText xml:space="preserve">The proposed GUMNetHet model resolves this bottleneck via feature partitioning:</w:delText>
        </w:r>
      </w:del>
      <w:ins w:id="9036" w:author="Claude" w:date="2026-08-30T00:00:00Z">
        <w:r>
          <w:t xml:space="preserve">The proposed GUMNetHet model addresses this limitation via feature partitioning:</w:t>
        </w:r>
      </w:ins>
      <w:r>
        <w:t xml:space="preserve"> price and benchmark series are processed by multi-scale 1D-CNN; macroeconomic and GPR indices by GRU-Attention; and crack-spread ratios and realized volatility by Wavelet-KAN. </w:t>
      </w:r>
      <w:del w:id="9037" w:author="Claude" w:date="2026-08-30T00:00:00Z">
        <w:r>
          <w:rPr>
            <w:color w:val="FF0000"/>
          </w:rPr>
          <w:delText xml:space="preserve">These three representations are flexibly aggregated via a gating router</w:delText>
        </w:r>
      </w:del>
      <w:ins w:id="9038" w:author="Claude" w:date="2026-08-30T00:00:00Z">
        <w:r>
          <w:t xml:space="preserve">These three representations are combined via a gating router</w:t>
        </w:r>
      </w:ins>
      <w:r>
        <w:t xml:space="preserve"> conditioned on the forecasting horizon and market context. The principal contributions of this paper are fourfold: (i) A heterogeneous MoE architecture with feature partitioning </w:t>
      </w:r>
      <w:del w:id="9039" w:author="Claude" w:date="2026-08-30T00:00:00Z">
        <w:r>
          <w:rPr>
            <w:color w:val="FF0000"/>
          </w:rPr>
          <w:delText xml:space="preserve">grounded in economic principles and frequency domains, effectively preventing expert collapse (ablation reveals</w:delText>
        </w:r>
      </w:del>
      <w:ins w:id="9040" w:author="Claude" w:date="2026-08-30T00:00:00Z">
        <w:r>
          <w:t xml:space="preserve">grounded in economic characteristics and frequency content, which mitigates expert collapse (ablation shows</w:t>
        </w:r>
      </w:ins>
      <w:r>
        <w:t xml:space="preserve"> a 10.1%–17.7% MAE degradation when Wav-KAN is replaced by a standard MLP); (ii) A horizon-aware routing mechanism that dynamically modulates expert weights across forecast lead times and market regimes, </w:t>
      </w:r>
      <w:del w:id="9041" w:author="Claude" w:date="2026-08-30T00:00:00Z">
        <w:r>
          <w:rPr>
            <w:color w:val="FF0000"/>
          </w:rPr>
          <w:delText xml:space="preserve">with Wavelet-KAN allocation surging up to 0.61 during top-decile GPR shock regimes</w:delText>
        </w:r>
      </w:del>
      <w:ins w:id="9042" w:author="Claude" w:date="2026-08-30T00:00:00Z">
        <w:r>
          <w:t xml:space="preserve">with the Wavelet-KAN weight rising to 0.61 in top-decile GPR regimes</w:t>
        </w:r>
      </w:ins>
      <w:r>
        <w:t xml:space="preserve">; (iii) </w:t>
      </w:r>
      <w:del w:id="9043" w:author="Claude" w:date="2026-08-30T00:00:00Z">
        <w:r>
          <w:rPr>
            <w:color w:val="FF0000"/>
          </w:rPr>
          <w:delText xml:space="preserve">A multi-quantile tail risk head</w:delText>
        </w:r>
      </w:del>
      <w:ins w:id="9044" w:author="Claude" w:date="2026-08-30T00:00:00Z">
        <w:r>
          <w:t xml:space="preserve">A multi-quantile head</w:t>
        </w:r>
      </w:ins>
      <w:r>
        <w:t xml:space="preserve"> (q ∈ {0.1, 0.5, 0.9}) </w:t>
      </w:r>
      <w:del w:id="9045" w:author="Claude" w:date="2026-08-30T00:00:00Z">
        <w:r>
          <w:rPr>
            <w:color w:val="FF0000"/>
          </w:rPr>
          <w:delText xml:space="preserve">combined with residual scaling to curtail long-horizon variance drift and deliver calibrated prediction intervals</w:delText>
        </w:r>
      </w:del>
      <w:ins w:id="9046" w:author="Claude" w:date="2026-08-30T00:00:00Z">
        <w:r>
          <w:t xml:space="preserve">combined with residual scaling to limit long-horizon variance drift and provide calibrated prediction intervals</w:t>
        </w:r>
      </w:ins>
      <w:r>
        <w:t xml:space="preserve"> (PICP=82.4%, PINAW=0.142); and (iv) </w:t>
      </w:r>
      <w:del w:id="9047" w:author="Claude" w:date="2026-08-30T00:00:00Z">
        <w:r>
          <w:rPr>
            <w:color w:val="FF0000"/>
          </w:rPr>
          <w:delText xml:space="preserve">Extensive expanding walk-forward empirical evaluations on</w:delText>
        </w:r>
      </w:del>
      <w:ins w:id="9048" w:author="Claude" w:date="2026-08-30T00:00:00Z">
        <w:r>
          <w:t xml:space="preserve">Expanding walk-forward evaluation on</w:t>
        </w:r>
      </w:ins>
      <w:r>
        <w:t xml:space="preserve"> </w:t>
      </w:r>
      <m:oMath>
        <m:r>
          <w:rPr>
            <w:rFonts w:ascii="Cambria Math" w:hAnsi="Cambria Math"/>
          </w:rPr>
          <m:t>N</m:t>
        </m:r>
        <m:r>
          <w:rPr>
            <w:rFonts w:ascii="Cambria Math" w:hAnsi="Cambria Math"/>
          </w:rPr>
          <m:t xml:space="preserve"> = 4,512</m:t>
        </m:r>
      </m:oMath>
      <w:r>
        <w:t xml:space="preserve"> trading days (2008–2026) </w:t>
      </w:r>
      <w:del w:id="9049" w:author="Claude" w:date="2026-08-30T00:00:00Z">
        <w:r>
          <w:rPr>
            <w:color w:val="FF0000"/>
          </w:rPr>
          <w:delText xml:space="preserve">directly within severe geopolitical turmoil (test set volatility</w:delText>
        </w:r>
      </w:del>
      <w:ins w:id="9050" w:author="Claude" w:date="2026-08-30T00:00:00Z">
        <w:r>
          <w:t xml:space="preserve">in a period of elevated geopolitical volatility (test-set volatility</w:t>
        </w:r>
      </w:ins>
      <w:r>
        <w:t xml:space="preserve"> 1.90×–2.90× historical training levels), </w:t>
      </w:r>
      <w:del w:id="9051" w:author="Claude" w:date="2026-08-30T00:00:00Z">
        <w:r>
          <w:rPr>
            <w:color w:val="FF0000"/>
          </w:rPr>
          <w:delText xml:space="preserve">demonstrating consistent MAE superiority across all horizons H1–H60 over six competitive state-of-the-art baselines with up to 30.1%</w:delText>
        </w:r>
      </w:del>
      <w:ins w:id="9052" w:author="Claude" w:date="2026-08-30T00:00:00Z">
        <w:r>
          <w:t xml:space="preserve">showing lower MAE than six competitive baselines at all horizons H1–H60, with up to 30.1%</w:t>
        </w:r>
      </w:ins>
      <w:r>
        <w:t xml:space="preserve"> (MG95) and 22.9% (DO 0.001%) error reductions at H60. All source code, trained checkpoints, and reproducibility scripts are openly available at: https://github.com/NguyenPhuocAnhDung/oil_forecast_tail_risk.</w:t>
      </w:r>
    </w:p>
    <w:p w14:paraId="6A3E14C1" w14:textId="77777777" w:rsidR="00B952C0" w:rsidRDefault="00604D90">
      <w:pPr>
        <w:pStyle w:val="Heading1"/>
        <w:spacing w:after="3pt" w:line="12.60pt" w:lineRule="auto"/>
      </w:pPr>
      <w:r>
        <w:rPr>
          <w:b/>
        </w:rPr>
        <w:t>II. RELATED WORK</w:t>
      </w:r>
    </w:p>
    <w:p w14:paraId="6AAF2C1E" w14:textId="77777777" w:rsidR="00B952C0" w:rsidRDefault="00604D90">
      <w:pPr>
        <w:pStyle w:val="BodyText"/>
        <w:spacing w:after="3pt" w:line="12.60pt" w:lineRule="auto"/>
      </w:pPr>
      <w:r>
        <w:t xml:space="preserve">Kilian </w:t>
      </w:r>
      <w:hyperlink w:anchor="ref_2" w:history="1">
        <w:r>
          <w:rPr>
            <w:color w:val="1A56DB"/>
          </w:rPr>
          <w:t>[2]</w:t>
        </w:r>
      </w:hyperlink>
      <w:r>
        <w:t xml:space="preserve"> </w:t>
      </w:r>
      <w:del w:id="9053" w:author="Claude" w:date="2026-08-30T00:00:00Z">
        <w:r>
          <w:rPr>
            <w:color w:val="FF0000"/>
          </w:rPr>
          <w:delText xml:space="preserve">and Baumeister &amp; Kilian </w:delText>
        </w:r>
      </w:del>
      <w:ins w:id="9054" w:author="Claude" w:date="2026-08-30T00:00:00Z">
        <w:r>
          <w:t xml:space="preserve">and Baumeister and Kilian </w:t>
        </w:r>
      </w:ins>
      <w:hyperlink w:anchor="ref_3" w:history="1">
        <w:r>
          <w:rPr>
            <w:color w:val="1A56DB"/>
          </w:rPr>
          <w:t>[3]</w:t>
        </w:r>
      </w:hyperlink>
      <w:r>
        <w:t xml:space="preserve"> </w:t>
      </w:r>
      <w:del w:id="9055" w:author="Claude" w:date="2026-08-30T00:00:00Z">
        <w:r>
          <w:rPr>
            <w:color w:val="FF0000"/>
          </w:rPr>
          <w:delText xml:space="preserve">established foundational frameworks for decomposing supply–demand shocks in oil markets</w:delText>
        </w:r>
      </w:del>
      <w:ins w:id="9056" w:author="Claude" w:date="2026-08-30T00:00:00Z">
        <w:r>
          <w:t xml:space="preserve">established frameworks for decomposing supply and demand shocks in oil markets</w:t>
        </w:r>
      </w:ins>
      <w:r>
        <w:t xml:space="preserve">, while the GPR index of Caldara &amp; Iacoviello </w:t>
      </w:r>
      <w:hyperlink w:anchor="ref_1" w:history="1">
        <w:r>
          <w:rPr>
            <w:color w:val="1A56DB"/>
          </w:rPr>
          <w:t>[1]</w:t>
        </w:r>
      </w:hyperlink>
      <w:r>
        <w:t xml:space="preserve"> provides a quantitative metric for geopolitical risk. On the modeling side, PatchTST </w:t>
      </w:r>
      <w:hyperlink w:anchor="ref_8" w:history="1">
        <w:r>
          <w:rPr>
            <w:color w:val="1A56DB"/>
          </w:rPr>
          <w:t>[8]</w:t>
        </w:r>
      </w:hyperlink>
      <w:r>
        <w:t xml:space="preserve">, iTransformer </w:t>
      </w:r>
      <w:hyperlink w:anchor="ref_9" w:history="1">
        <w:r>
          <w:rPr>
            <w:color w:val="1A56DB"/>
          </w:rPr>
          <w:t>[9]</w:t>
        </w:r>
      </w:hyperlink>
      <w:r>
        <w:t xml:space="preserve">, and TimesNet </w:t>
      </w:r>
      <w:hyperlink w:anchor="ref_10" w:history="1">
        <w:r>
          <w:rPr>
            <w:color w:val="1A56DB"/>
          </w:rPr>
          <w:t>[10]</w:t>
        </w:r>
      </w:hyperlink>
      <w:r>
        <w:t xml:space="preserve"> represent modern Transformer and temporal variation designs; DLinear </w:t>
      </w:r>
      <w:hyperlink w:anchor="ref_11" w:history="1">
        <w:r>
          <w:rPr>
            <w:color w:val="1A56DB"/>
          </w:rPr>
          <w:t>[11]</w:t>
        </w:r>
      </w:hyperlink>
      <w:r>
        <w:t xml:space="preserve"> demonstrates that decomposition-based linear models remain strong baselines. TFT </w:t>
      </w:r>
      <w:hyperlink w:anchor="ref_12" w:history="1">
        <w:r>
          <w:rPr>
            <w:color w:val="1A56DB"/>
          </w:rPr>
          <w:t>[12]</w:t>
        </w:r>
      </w:hyperlink>
      <w:r>
        <w:t xml:space="preserve">, N-BEATS </w:t>
      </w:r>
      <w:hyperlink w:anchor="ref_13" w:history="1">
        <w:r>
          <w:rPr>
            <w:color w:val="1A56DB"/>
          </w:rPr>
          <w:t>[13]</w:t>
        </w:r>
      </w:hyperlink>
      <w:r>
        <w:t xml:space="preserve">, and N-HiTS </w:t>
      </w:r>
      <w:hyperlink w:anchor="ref_14" w:history="1">
        <w:r>
          <w:rPr>
            <w:color w:val="1A56DB"/>
          </w:rPr>
          <w:t>[14]</w:t>
        </w:r>
      </w:hyperlink>
      <w:r>
        <w:t xml:space="preserve"> extend multi-horizon forecasting; Mamba </w:t>
      </w:r>
      <w:hyperlink w:anchor="ref_15" w:history="1">
        <w:r>
          <w:rPr>
            <w:color w:val="1A56DB"/>
          </w:rPr>
          <w:t>[15]</w:t>
        </w:r>
      </w:hyperlink>
      <w:r>
        <w:t xml:space="preserve"> introduces selective state-space mechanisms into sequence modeling; and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and TTM </w:t>
      </w:r>
      <w:hyperlink w:anchor="ref_19" w:history="1">
        <w:r>
          <w:rPr>
            <w:color w:val="1A56DB"/>
          </w:rPr>
          <w:t>[19]</w:t>
        </w:r>
      </w:hyperlink>
      <w:r>
        <w:t xml:space="preserve"> expand into foundation time-series architectures.</w:t>
      </w:r>
    </w:p>
    <w:p w14:paraId="5D3C6C57" w14:textId="6B0A02DA" w:rsidR="00B952C0" w:rsidRDefault="00604D90">
      <w:pPr>
        <w:pStyle w:val="BodyText"/>
        <w:spacing w:after="3pt" w:line="12.60pt" w:lineRule="auto"/>
      </w:pPr>
      <w:r>
        <w:t xml:space="preserve">Regarding MoE, Jacobs et al. </w:t>
      </w:r>
      <w:hyperlink w:anchor="ref_20" w:history="1">
        <w:r>
          <w:rPr>
            <w:color w:val="1A56DB"/>
          </w:rPr>
          <w:t>[20]</w:t>
        </w:r>
      </w:hyperlink>
      <w:r>
        <w:t xml:space="preserve"> introduced adaptive mixtures of local experts; Shazeer et al. </w:t>
      </w:r>
      <w:hyperlink w:anchor="ref_21" w:history="1">
        <w:r>
          <w:rPr>
            <w:color w:val="1A56DB"/>
          </w:rPr>
          <w:t>[21]</w:t>
        </w:r>
      </w:hyperlink>
      <w:r>
        <w:t xml:space="preserve"> and Switch Transformers </w:t>
      </w:r>
      <w:hyperlink w:anchor="ref_22" w:history="1">
        <w:r>
          <w:rPr>
            <w:color w:val="1A56DB"/>
          </w:rPr>
          <w:t>[22]</w:t>
        </w:r>
      </w:hyperlink>
      <w:r>
        <w:t xml:space="preserve"> advanced sparse gating at large scale. KAN </w:t>
      </w:r>
      <w:hyperlink w:anchor="ref_23" w:history="1">
        <w:r>
          <w:rPr>
            <w:color w:val="1A56DB"/>
          </w:rPr>
          <w:t>[23]</w:t>
        </w:r>
      </w:hyperlink>
      <w:r>
        <w:t xml:space="preserve"> and Wav-KAN </w:t>
      </w:r>
      <w:hyperlink w:anchor="ref_24" w:history="1">
        <w:r>
          <w:rPr>
            <w:color w:val="1A56DB"/>
          </w:rPr>
          <w:t>[24]</w:t>
        </w:r>
      </w:hyperlink>
      <w:r>
        <w:t xml:space="preserve"> replace fixed activation functions with learnable basis functions, </w:t>
      </w:r>
      <w:del w:id="9057" w:author="Claude" w:date="2026-08-30T00:00:00Z">
        <w:r>
          <w:rPr>
            <w:color w:val="FF0000"/>
          </w:rPr>
          <w:delText xml:space="preserve">where wavelets are uniquely suited for multi-resolution localized signals</w:delText>
        </w:r>
      </w:del>
      <w:ins w:id="9058" w:author="Claude" w:date="2026-08-30T00:00:00Z">
        <w:r>
          <w:t xml:space="preserve">where wavelets are well suited to localized, multi-resolution signals</w:t>
        </w:r>
      </w:ins>
      <w:r>
        <w:t xml:space="preserve"> </w:t>
      </w:r>
      <w:hyperlink w:anchor="ref_25" w:history="1">
        <w:r>
          <w:rPr>
            <w:color w:val="1A56DB"/>
          </w:rPr>
          <w:t>[25]</w:t>
        </w:r>
      </w:hyperlink>
      <w:r>
        <w:t xml:space="preserve">. Time-MoE </w:t>
      </w:r>
      <w:hyperlink w:anchor="ref_26" w:history="1">
        <w:r>
          <w:rPr>
            <w:color w:val="1A56DB"/>
          </w:rPr>
          <w:t>[26]</w:t>
        </w:r>
      </w:hyperlink>
      <w:r>
        <w:t xml:space="preserve"> and TimeMixer++ </w:t>
      </w:r>
      <w:hyperlink w:anchor="ref_27" w:history="1">
        <w:r>
          <w:rPr>
            <w:color w:val="1A56DB"/>
          </w:rPr>
          <w:t>[27]</w:t>
        </w:r>
      </w:hyperlink>
      <w:r>
        <w:t xml:space="preserve"> </w:t>
      </w:r>
      <w:del w:id="9059" w:author="Claude" w:date="2026-08-30T00:00:00Z">
        <w:r>
          <w:rPr>
            <w:color w:val="FF0000"/>
          </w:rPr>
          <w:delText xml:space="preserve">further demonstrate the value of expert routing in time series.</w:delText>
        </w:r>
      </w:del>
      <w:ins w:id="9060" w:author="Claude" w:date="2026-08-30T00:00:00Z">
        <w:r>
          <w:t xml:space="preserve">further demonstrate the value of expert routing in time series. Unlike these homogeneous expert designs, GUMNetHet assigns different architectures to different feature groups and conditions the router on the forecast horizon.</w:t>
        </w:r>
      </w:ins>
    </w:p>
    <w:p w14:paraId="72151F97" w14:textId="77777777" w:rsidR="00B952C0" w:rsidRDefault="00604D90">
      <w:pPr>
        <w:pStyle w:val="Heading1"/>
        <w:spacing w:after="3pt" w:line="12.60pt" w:lineRule="auto"/>
      </w:pPr>
      <w:r>
        <w:rPr>
          <w:b/>
        </w:rPr>
        <w:t>III. PROPOSED METHODOLOGY: GUMNETHET</w:t>
      </w:r>
    </w:p>
    <w:p w14:paraId="2F69E9D4" w14:textId="77777777" w:rsidR="00B952C0" w:rsidRDefault="00604D90">
      <w:pPr>
        <w:pStyle w:val="Heading2"/>
        <w:spacing w:after="2pt" w:line="12.60pt" w:lineRule="auto"/>
      </w:pPr>
      <w:r>
        <w:rPr>
          <w:b/>
          <w:sz w:val="19"/>
        </w:rPr>
        <w:t>A. Problem Formulation</w:t>
      </w:r>
    </w:p>
    <w:p w14:paraId="0D3C3B2B" w14:textId="77777777" w:rsidR="00B952C0" w:rsidRDefault="00604D9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h</m:t>
            </m:r>
            <m:r>
              <w:rPr>
                <w:rFonts w:ascii="Cambria Math" w:hAnsi="Cambria Math"/>
              </w:rPr>
              <m:t>ock</m:t>
            </m:r>
          </m:sub>
        </m:sSub>
      </m:oMath>
      <w:r>
        <w:t xml:space="preserve"> denote past input feature matrices with lookback length </w:t>
      </w:r>
      <m:oMath>
        <m:r>
          <w:rPr>
            <w:rFonts w:ascii="Cambria Math" w:hAnsi="Cambria Math"/>
          </w:rPr>
          <m:t>L</m:t>
        </m:r>
        <m:r>
          <w:rPr>
            <w:rFonts w:ascii="Cambria Math" w:hAnsi="Cambria Math"/>
          </w:rPr>
          <m:t xml:space="preserve"> </m:t>
        </m:r>
        <m:r>
          <w:rPr>
            <w:rFonts w:ascii="Cambria Math" w:hAnsi="Cambria Math"/>
          </w:rPr>
          <m:t>=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m:t>
        </m:r>
      </m:oMath>
      <w:r>
        <w:t xml:space="preserve"> across horizons </w:t>
      </w:r>
      <m:oMath>
        <m:r>
          <w:rPr>
            <w:rFonts w:ascii="Cambria Math" w:hAnsi="Cambria Math"/>
          </w:rPr>
          <m:t>h</m:t>
        </m:r>
        <m:r>
          <w:rPr>
            <w:rFonts w:ascii="Cambria Math" w:hAnsi="Cambria Math"/>
          </w:rPr>
          <m:t xml:space="preserve"> ∈ {1, 3, 5, 7, 10, 20, 60}</m:t>
        </m:r>
      </m:oMath>
      <w:r>
        <w:t xml:space="preserve"> for product basket </w:t>
      </w:r>
      <m:oMath>
        <m:r>
          <w:rPr>
            <w:rFonts w:ascii="Cambria Math" w:hAnsi="Cambria Math"/>
          </w:rPr>
          <m:t>c</m:t>
        </m:r>
        <m:r>
          <w:rPr>
            <w:rFonts w:ascii="Cambria Math" w:hAnsi="Cambria Math"/>
          </w:rPr>
          <m:t xml:space="preserve"> ∈ {</m:t>
        </m:r>
        <m:r>
          <w:rPr>
            <w:rFonts w:ascii="Cambria Math" w:hAnsi="Cambria Math"/>
          </w:rPr>
          <m:t>MG</m:t>
        </m:r>
        <m:r>
          <w:rPr>
            <w:rFonts w:ascii="Cambria Math" w:hAnsi="Cambria Math"/>
          </w:rPr>
          <m:t xml:space="preserve">95, </m:t>
        </m:r>
        <m:r>
          <w:rPr>
            <w:rFonts w:ascii="Cambria Math" w:hAnsi="Cambria Math"/>
          </w:rPr>
          <m:t>DO</m:t>
        </m:r>
        <m:r>
          <w:rPr>
            <w:rFonts w:ascii="Cambria Math" w:hAnsi="Cambria Math"/>
          </w:rPr>
          <m:t xml:space="preserve">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604D90" w:rsidP="00046968">
            <w:pPr>
              <w:spacing w:before="3pt" w:after="3pt"/>
              <w:jc w:val="end"/>
            </w:pPr>
            <w:bookmarkStart w:id="0" w:name="eq_1"/>
            <w:r>
              <w:rPr>
                <w:b/>
                <w:sz w:val="16"/>
              </w:rPr>
              <w:t>(1)</w:t>
            </w:r>
            <w:bookmarkEnd w:id="0"/>
          </w:p>
        </w:tc>
      </w:tr>
    </w:tbl>
    <w:p w14:paraId="1DD33AB1" w14:textId="77777777" w:rsidR="00B952C0" w:rsidRDefault="00604D90">
      <w:pPr>
        <w:pStyle w:val="BodyText"/>
        <w:spacing w:after="3pt" w:line="12.60pt" w:lineRule="auto"/>
      </w:pPr>
      <w:r>
        <w:t xml:space="preserve">The future forecasted price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m:t>
        </m:r>
      </m:oMath>
      <w:r>
        <w:t xml:space="preserve"> </w:t>
      </w:r>
      <w:del w:id="9061" w:author="Claude" w:date="2026-08-30T00:00:00Z">
        <w:r>
          <w:rPr>
            <w:color w:val="FF0000"/>
          </w:rPr>
          <w:delText xml:space="preserve">is subsequently reconstructed exactly via the deterministic inverse mapping in</w:delText>
        </w:r>
      </w:del>
      <w:ins w:id="9062" w:author="Claude" w:date="2026-08-30T00:00:00Z">
        <w:r>
          <w:t xml:space="preserve">is then recovered via the deterministic inverse mapping in</w:t>
        </w:r>
      </w:ins>
      <w:r>
        <w:t xml:space="preserve"> (2). </w:t>
      </w:r>
      <w:del w:id="9063" w:author="Claude" w:date="2026-08-30T00:00:00Z">
        <w:r>
          <w:rPr>
            <w:color w:val="FF0000"/>
          </w:rPr>
          <w:delText xml:space="preserve">This direct cumulative return formulation transforms the non-stationary price series into stationary log-returns </w:delText>
        </w:r>
      </w:del>
      <w:ins w:id="9064" w:author="Claude" w:date="2026-08-30T00:00:00Z">
        <w:r>
          <w:t xml:space="preserve">This direct cumulative-return formulation maps the non-stationary price series to stationary log-returns (</w:t>
        </w:r>
      </w:ins>
      <m:oMath>
        <m:r>
          <w:rPr>
            <w:rFonts w:ascii="Cambria Math" w:hAnsi="Cambria Math"/>
          </w:rPr>
          <m:t>p</m:t>
        </m:r>
        <m:r>
          <w:rPr>
            <w:rFonts w:ascii="Cambria Math" w:hAnsi="Cambria Math"/>
          </w:rPr>
          <m:t xml:space="preserve"> &lt; 0.001</m:t>
        </m:r>
      </m:oMath>
      <w:del w:id="9065" w:author="Claude" w:date="2026-08-30T00:00:00Z">
        <w:r>
          <w:rPr>
            <w:color w:val="FF0000"/>
          </w:rPr>
          <w:delText xml:space="preserve"> (empirically validated in Section IV-B), while completely eliminating autoregressive error compounding across multi-step horizons.</w:delText>
        </w:r>
      </w:del>
      <w:ins w:id="9066" w:author="Claude" w:date="2026-08-30T00:00:00Z">
        <w:r>
          <w:t xml:space="preserve">; see Section IV-B) and avoids recursive error accumulation across multi-step horizons.</w:t>
        </w:r>
      </w:ins>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604D9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604D90" w:rsidP="00046968">
            <w:pPr>
              <w:spacing w:before="3pt" w:after="3pt"/>
              <w:jc w:val="end"/>
            </w:pPr>
            <w:bookmarkStart w:id="1" w:name="eq_2"/>
            <w:commentRangeStart w:id="2"/>
            <w:r>
              <w:rPr>
                <w:b/>
                <w:sz w:val="16"/>
              </w:rPr>
              <w:t>(2)</w:t>
            </w:r>
            <w:bookmarkEnd w:id="1"/>
            <w:commentRangeEnd w:id="2"/>
            <w:r>
              <w:rPr>
                <w:rStyle w:val="CommentReference"/>
                <w:sz w:val="20"/>
                <w:szCs w:val="20"/>
              </w:rPr>
              <w:commentReference w:id="2"/>
            </w:r>
          </w:p>
        </w:tc>
      </w:tr>
    </w:tbl>
    <w:p w14:paraId="2C3D189C" w14:textId="77777777" w:rsidR="00B952C0" w:rsidRDefault="00604D90">
      <w:pPr>
        <w:pStyle w:val="Heading2"/>
        <w:spacing w:after="2pt" w:line="12.60pt" w:lineRule="auto"/>
      </w:pPr>
      <w:r>
        <w:rPr>
          <w:b/>
          <w:sz w:val="19"/>
        </w:rPr>
        <w:t>B. Overall System Architecture</w:t>
      </w:r>
    </w:p>
    <w:p w14:paraId="3EE5D776" w14:textId="77777777" w:rsidR="00B952C0" w:rsidRDefault="00604D90">
      <w:pPr>
        <w:pStyle w:val="BodyText"/>
        <w:spacing w:after="3pt" w:line="12.60pt" w:lineRule="auto"/>
      </w:pPr>
      <w:hyperlink w:anchor="fig_1" w:history="1">
        <w:r>
          <w:rPr>
            <w:color w:val="1A56DB"/>
          </w:rPr>
          <w:t>Fig. 1</w:t>
        </w:r>
      </w:hyperlink>
      <w:r>
        <w:t xml:space="preserve"> illustrates the neural architecture of GUMNetHet. Unlike conventional MoE networks </w:t>
      </w:r>
      <w:del w:id="9067" w:author="Claude" w:date="2026-08-30T00:00:00Z">
        <w:r>
          <w:rPr>
            <w:color w:val="FF0000"/>
          </w:rPr>
          <w:delText xml:space="preserve">that feed all features into every expert—which often degrades specialization—GUMNetHet partitions features across frequency domains and economic characteristics:</w:delText>
        </w:r>
      </w:del>
      <w:ins w:id="9068" w:author="Claude" w:date="2026-08-30T00:00:00Z">
        <w:r>
          <w:t xml:space="preserve">that feed all features into every expert, which may weaken specialization, GUMNetHet partitions features by frequency content and economic characteristics:</w:t>
        </w:r>
      </w:ins>
      <w:r>
        <w:t xml:space="preserve"> high-frequency price dynamics to multi-scale 1D-CNN, slowly-evolving macroeconomic regimes to GRU-Attention, and fat-tailed crack-spread/shock indicators to Wavelet-KAN. </w:t>
      </w:r>
      <w:del w:id="9069" w:author="Claude" w:date="2026-08-30T00:00:00Z">
        <w:r>
          <w:rPr>
            <w:color w:val="FF0000"/>
          </w:rPr>
          <w:delText xml:space="preserve">This mechanism enforces strong domain inductive bias, effectively preventing expert degeneration.</w:delText>
        </w:r>
      </w:del>
      <w:ins w:id="9070" w:author="Claude" w:date="2026-08-30T00:00:00Z">
        <w:r>
          <w:t xml:space="preserve">This design imposes a domain-specific inductive bias on each expert and helps mitigate expert degeneration.</w:t>
        </w:r>
      </w:ins>
    </w:p>
    <w:p w14:paraId="1287ABF4" w14:textId="77777777" w:rsidR="00B952C0" w:rsidRDefault="00604D9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12"/>
                    <a:stretch>
                      <a:fillRect/>
                    </a:stretch>
                  </pic:blipFill>
                  <pic:spPr>
                    <a:xfrm>
                      <a:off x="0" y="0"/>
                      <a:ext cx="3182112" cy="4908003"/>
                    </a:xfrm>
                    <a:prstGeom prst="rect">
                      <a:avLst/>
                    </a:prstGeom>
                  </pic:spPr>
                </pic:pic>
              </a:graphicData>
            </a:graphic>
          </wp:inline>
        </w:drawing>
      </w:r>
    </w:p>
    <w:p w14:paraId="79DC5A32" w14:textId="77777777" w:rsidR="00B952C0" w:rsidRDefault="00604D90">
      <w:pPr>
        <w:pStyle w:val="figurecaption"/>
        <w:keepNext/>
        <w:spacing w:after="3pt" w:line="12.60pt" w:lineRule="auto"/>
        <w:jc w:val="start"/>
      </w:pPr>
      <w:bookmarkStart w:id="3"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3"/>
    </w:p>
    <w:p w14:paraId="157D36F7" w14:textId="77777777" w:rsidR="00B952C0" w:rsidRDefault="00604D90">
      <w:pPr>
        <w:pStyle w:val="Heading3"/>
        <w:keepNext/>
        <w:spacing w:before="4pt" w:after="2pt" w:line="12.60pt" w:lineRule="auto"/>
        <w:jc w:val="start"/>
      </w:pPr>
      <w:r>
        <w:rPr>
          <w:b/>
          <w:sz w:val="19"/>
        </w:rPr>
        <w:t>1) Price Momentum Expert: Multi-Scale 1D-CNN:</w:t>
      </w:r>
    </w:p>
    <w:p w14:paraId="7FB24C83" w14:textId="77777777" w:rsidR="00B952C0" w:rsidRDefault="00604D90">
      <w:pPr>
        <w:pStyle w:val="BodyText"/>
        <w:spacing w:after="3pt" w:line="12.60pt" w:lineRule="auto"/>
      </w:pPr>
      <w:r>
        <w:t xml:space="preserve">The price expert employs three parallel 1D convolutional layers with kernel sizes </w:t>
      </w:r>
      <m:oMath>
        <m:r>
          <w:rPr>
            <w:rFonts w:ascii="Cambria Math" w:hAnsi="Cambria Math"/>
          </w:rPr>
          <m:t>k</m:t>
        </m:r>
        <m:r>
          <w:rPr>
            <w:rFonts w:ascii="Cambria Math" w:hAnsi="Cambria Math"/>
          </w:rPr>
          <m:t xml:space="preserve">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Conv</m:t>
                    </m:r>
                    <m:r>
                      <w:rPr>
                        <w:rFonts w:ascii="Cambria Math" w:hAnsi="Cambria Math"/>
                      </w:rPr>
                      <m:t>1</m:t>
                    </m:r>
                    <m:r>
                      <w:rPr>
                        <w:rFonts w:ascii="Cambria Math" w:hAnsi="Cambria Math"/>
                      </w:rPr>
                      <m:t>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m:t>
                </m:r>
                <m:r>
                  <w:rPr>
                    <w:rFonts w:ascii="Cambria Math" w:hAnsi="Cambria Math"/>
                  </w:rPr>
                  <m:t>k</m:t>
                </m:r>
                <m:r>
                  <w:rPr>
                    <w:rFonts w:ascii="Cambria Math" w:hAnsi="Cambria Math"/>
                  </w:rPr>
                  <m:t xml:space="preserve">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604D90" w:rsidP="00046968">
            <w:pPr>
              <w:spacing w:before="3pt" w:after="3pt"/>
              <w:jc w:val="end"/>
            </w:pPr>
            <w:bookmarkStart w:id="4" w:name="eq_3"/>
            <w:r>
              <w:rPr>
                <w:b/>
                <w:sz w:val="16"/>
              </w:rPr>
              <w:t>(3)</w:t>
            </w:r>
            <w:bookmarkEnd w:id="4"/>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r>
                  <w:rPr>
                    <w:rFonts w:ascii="Cambria Math" w:hAnsi="Cambria Math"/>
                  </w:rPr>
                  <m:t>Attn</m:t>
                </m:r>
                <m:r>
                  <w:rPr>
                    <w:rFonts w:ascii="Cambria Math" w:hAnsi="Cambria Math"/>
                  </w:rPr>
                  <m:t>(</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604D90" w:rsidP="00046968">
            <w:pPr>
              <w:spacing w:before="3pt" w:after="3pt"/>
              <w:jc w:val="end"/>
            </w:pPr>
            <w:bookmarkStart w:id="5" w:name="eq_4"/>
            <w:commentRangeStart w:id="6"/>
            <w:r>
              <w:rPr>
                <w:sz w:val="16"/>
              </w:rPr>
              <w:t>(4)</w:t>
            </w:r>
            <w:bookmarkEnd w:id="5"/>
            <w:commentRangeEnd w:id="6"/>
            <w:r>
              <w:rPr>
                <w:rStyle w:val="CommentReference"/>
                <w:sz w:val="20"/>
                <w:szCs w:val="20"/>
              </w:rPr>
              <w:commentReference w:id="6"/>
            </w:r>
          </w:p>
        </w:tc>
      </w:tr>
    </w:tbl>
    <w:p w14:paraId="07AF87DC" w14:textId="77777777" w:rsidR="00B952C0" w:rsidRDefault="00604D90">
      <w:pPr>
        <w:pStyle w:val="Heading3"/>
        <w:keepNext/>
        <w:spacing w:before="4pt" w:after="2pt" w:line="12.60pt" w:lineRule="auto"/>
        <w:jc w:val="start"/>
      </w:pPr>
      <w:r>
        <w:rPr>
          <w:b/>
          <w:sz w:val="19"/>
        </w:rPr>
        <w:t xml:space="preserve">2) Macroeconomic Regime Expert: GRU-Attention:</w:t>
      </w:r>
    </w:p>
    <w:p w14:paraId="73FBB56C" w14:textId="77777777" w:rsidR="00B952C0" w:rsidRDefault="00604D9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r>
                  <w:rPr>
                    <w:rFonts w:ascii="Cambria Math" w:hAnsi="Cambria Math"/>
                  </w:rPr>
                  <m:t>GRU</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604D90" w:rsidP="00046968">
            <w:pPr>
              <w:spacing w:before="3pt" w:after="3pt"/>
              <w:jc w:val="end"/>
            </w:pPr>
            <w:bookmarkStart w:id="7" w:name="eq_5"/>
            <w:r>
              <w:rPr>
                <w:b/>
                <w:sz w:val="16"/>
              </w:rPr>
              <w:t>(5)</w:t>
            </w:r>
            <w:bookmarkEnd w:id="7"/>
          </w:p>
        </w:tc>
      </w:tr>
    </w:tbl>
    <w:p w14:paraId="3F12BC11" w14:textId="77777777" w:rsidR="00B952C0" w:rsidRDefault="00604D90">
      <w:pPr>
        <w:pStyle w:val="Heading3"/>
        <w:keepNext/>
        <w:spacing w:before="4pt" w:after="2pt" w:line="12.60pt" w:lineRule="auto"/>
        <w:jc w:val="start"/>
      </w:pPr>
      <w:del w:id="9071" w:author="Claude" w:date="2026-08-30T00:00:00Z">
        <w:r>
          <w:rPr>
            <w:b/>
            <w:color w:val="FF0000"/>
            <w:sz w:val="19"/>
          </w:rPr>
          <w:delText xml:space="preserve">3) Non-Linear Shock-Absorption Expert: Wavelet-KAN:</w:delText>
        </w:r>
      </w:del>
      <w:ins w:id="9072" w:author="Claude" w:date="2026-08-30T00:00:00Z">
        <w:r>
          <w:rPr>
            <w:b/>
            <w:sz w:val="19"/>
          </w:rPr>
          <w:t xml:space="preserve">3) Non-Linear Shock Expert: Wavelet-KAN:</w:t>
        </w:r>
      </w:ins>
    </w:p>
    <w:p w14:paraId="4CC5A3DA" w14:textId="77777777" w:rsidR="00B952C0" w:rsidRDefault="00604D90">
      <w:pPr>
        <w:pStyle w:val="BodyText"/>
        <w:spacing w:after="3pt" w:line="12.60pt" w:lineRule="auto"/>
      </w:pPr>
      <w:del w:id="9073" w:author="Claude" w:date="2026-08-30T00:00:00Z">
        <w:r>
          <w:rPr>
            <w:color w:val="FF0000"/>
          </w:rPr>
          <w:delText xml:space="preserve">To capture severe non-linear structural breaks induced by extreme geopolitical risk events, the third expert implements</w:delText>
        </w:r>
      </w:del>
      <w:ins w:id="9074" w:author="Claude" w:date="2026-08-30T00:00:00Z">
        <w:r>
          <w:t xml:space="preserve">To capture non-linear structural breaks associated with geopolitical risk events, the third expert implements</w:t>
        </w:r>
      </w:ins>
      <w:r>
        <w:t xml:space="preserve"> a Kolmogorov–Arnold Network integrated with Mexican Hat wavelets </w:t>
      </w:r>
      <m:oMath>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604D90" w:rsidP="00046968">
            <w:pPr>
              <w:spacing w:before="3pt" w:after="3pt"/>
            </w:pPr>
            <m:oMathPara>
              <m:oMath>
                <m:r>
                  <w:rPr>
                    <w:rFonts w:ascii="Cambria Math" w:hAnsi="Cambria Math"/>
                  </w:rPr>
                  <m:t>z</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t</m:t>
                    </m:r>
                  </m:num>
                  <m:den>
                    <m:r>
                      <w:rPr>
                        <w:rFonts w:ascii="Cambria Math" w:hAnsi="Cambria Math"/>
                      </w:rPr>
                      <m:t>|</m:t>
                    </m:r>
                    <m:r>
                      <w:rPr>
                        <w:rFonts w:ascii="Cambria Math" w:hAnsi="Cambria Math"/>
                      </w:rPr>
                      <m:t>s</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den>
                </m:f>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604D90" w:rsidP="00046968">
            <w:pPr>
              <w:spacing w:before="3pt" w:after="3pt"/>
              <w:jc w:val="end"/>
            </w:pPr>
            <w:bookmarkStart w:id="8" w:name="eq_6"/>
            <w:r>
              <w:rPr>
                <w:b/>
                <w:sz w:val="16"/>
              </w:rPr>
              <w:t>(6)</w:t>
            </w:r>
            <w:bookmarkEnd w:id="8"/>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604D90" w:rsidP="00046968">
            <w:pPr>
              <w:spacing w:before="3pt" w:after="3pt"/>
              <w:jc w:val="end"/>
            </w:pPr>
            <w:bookmarkStart w:id="9" w:name="eq_7"/>
            <w:commentRangeStart w:id="10"/>
            <w:r>
              <w:rPr>
                <w:sz w:val="16"/>
              </w:rPr>
              <w:t>(7)</w:t>
            </w:r>
            <w:bookmarkEnd w:id="9"/>
            <w:commentRangeEnd w:id="10"/>
            <w:r>
              <w:rPr>
                <w:rStyle w:val="CommentReference"/>
                <w:sz w:val="20"/>
                <w:szCs w:val="20"/>
              </w:rPr>
              <w:commentReference w:id="10"/>
            </w:r>
          </w:p>
        </w:tc>
      </w:tr>
    </w:tbl>
    <w:p w14:paraId="63845944" w14:textId="77777777" w:rsidR="00B952C0" w:rsidRDefault="00604D90">
      <w:pPr>
        <w:pStyle w:val="Heading3"/>
        <w:keepNext/>
        <w:spacing w:before="4pt" w:after="2pt" w:line="12.60pt" w:lineRule="auto"/>
        <w:jc w:val="start"/>
      </w:pPr>
      <w:r>
        <w:rPr>
          <w:b/>
          <w:sz w:val="19"/>
        </w:rPr>
        <w:t xml:space="preserve">4) Horizon-Aware Dynamic Gating Router:</w:t>
      </w:r>
    </w:p>
    <w:p w14:paraId="67617126" w14:textId="77777777" w:rsidR="00B952C0" w:rsidRDefault="00604D90">
      <w:pPr>
        <w:pStyle w:val="BodyText"/>
        <w:spacing w:after="3pt" w:line="12.60pt" w:lineRule="auto"/>
      </w:pPr>
      <w:del w:id="9075" w:author="Claude" w:date="2026-08-30T00:00:00Z">
        <w:r>
          <w:rPr>
            <w:color w:val="FF0000"/>
          </w:rPr>
          <w:delText xml:space="preserve">To dynamically modulate expert contributions across diverse forecasting horizons and varying market regimes</w:delText>
        </w:r>
      </w:del>
      <w:ins w:id="9076" w:author="Claude" w:date="2026-08-30T00:00:00Z">
        <w:r>
          <w:t xml:space="preserve">To adjust expert contributions across forecasting horizons and market regimes</w:t>
        </w:r>
      </w:ins>
      <w:r>
        <w:t xml:space="preserve">,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m:t>
            </m:r>
            <m:r>
              <w:rPr>
                <w:rFonts w:ascii="Cambria Math" w:hAnsi="Cambria Math"/>
              </w:rPr>
              <m: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t>
                </m:r>
                <m:r>
                  <w:rPr>
                    <w:rFonts w:ascii="Cambria Math" w:hAnsi="Cambria Math"/>
                  </w:rPr>
                  <m:t>MLP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604D90" w:rsidP="00046968">
            <w:pPr>
              <w:spacing w:before="3pt" w:after="3pt"/>
              <w:jc w:val="end"/>
            </w:pPr>
            <w:bookmarkStart w:id="11" w:name="eq_8"/>
            <w:r>
              <w:rPr>
                <w:b/>
                <w:sz w:val="16"/>
              </w:rPr>
              <w:t>(8)</w:t>
            </w:r>
            <w:bookmarkEnd w:id="11"/>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m:t>
                </m:r>
                <m: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604D90" w:rsidP="00046968">
            <w:pPr>
              <w:spacing w:before="3pt" w:after="3pt"/>
              <w:jc w:val="end"/>
            </w:pPr>
            <w:bookmarkStart w:id="12" w:name="eq_9"/>
            <w:r>
              <w:rPr>
                <w:sz w:val="16"/>
              </w:rPr>
              <w:t>(9)</w:t>
            </w:r>
            <w:bookmarkEnd w:id="12"/>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604D90" w:rsidP="00046968">
            <w:pPr>
              <w:spacing w:before="3pt" w:after="3pt"/>
              <w:jc w:val="end"/>
            </w:pPr>
            <w:bookmarkStart w:id="13" w:name="eq_10"/>
            <w:r>
              <w:rPr>
                <w:sz w:val="16"/>
              </w:rPr>
              <w:t>(10)</w:t>
            </w:r>
            <w:bookmarkEnd w:id="13"/>
          </w:p>
        </w:tc>
      </w:tr>
    </w:tbl>
    <w:p w14:paraId="44EF204B" w14:textId="77777777" w:rsidR="00B952C0" w:rsidRDefault="00604D90">
      <w:pPr>
        <w:pStyle w:val="Heading3"/>
        <w:keepNext/>
        <w:spacing w:before="4pt" w:after="2pt" w:line="12.60pt" w:lineRule="auto"/>
        <w:jc w:val="start"/>
      </w:pPr>
      <w:del w:id="9001" w:author="Claude" w:date="2026-08-30T00:00:00Z">
        <w:r>
          <w:rPr>
            <w:b/>
            <w:color w:val="FF0000"/>
            <w:sz w:val="19"/>
          </w:rPr>
          <w:delText xml:space="preserve">5) Residual Scaling Bounding &amp; Multi-Quantile Head:</w:delText>
        </w:r>
      </w:del>
      <w:ins w:id="9002" w:author="Claude" w:date="2026-08-30T00:00:00Z">
        <w:r>
          <w:rPr>
            <w:b/>
            <w:sz w:val="19"/>
          </w:rPr>
          <w:t xml:space="preserve">5) Residual Scaling and Multi-Quantile Head:</w:t>
        </w:r>
      </w:ins>
    </w:p>
    <w:p w14:paraId="24B6A900" w14:textId="77777777" w:rsidR="00B952C0" w:rsidRDefault="00604D90">
      <w:pPr>
        <w:pStyle w:val="BodyText"/>
        <w:spacing w:after="3pt" w:line="12.60pt" w:lineRule="auto"/>
      </w:pPr>
      <w:del w:id="9077" w:author="Claude" w:date="2026-08-30T00:00:00Z">
        <w:r>
          <w:rPr>
            <w:color w:val="FF0000"/>
          </w:rPr>
          <w:delText xml:space="preserve">To prevent variance explosion at long horizons (such as H60)</w:delText>
        </w:r>
      </w:del>
      <w:ins w:id="9078" w:author="Claude" w:date="2026-08-30T00:00:00Z">
        <w:r>
          <w:t xml:space="preserve">To limit variance growth at long horizons (such as H60)</w:t>
        </w:r>
      </w:ins>
      <w:r>
        <w:t xml:space="preserve">,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m:t>
        </m:r>
        <m:r>
          <w:rPr>
            <w:rFonts w:ascii="Cambria Math" w:hAnsi="Cambria Math"/>
          </w:rPr>
          <m:t xml:space="preserve"> ∈ {0.1, 0.</m:t>
        </m:r>
        <m:r>
          <w:rPr>
            <w:rFonts w:ascii="Cambria Math" w:hAnsi="Cambria Math"/>
          </w:rPr>
          <m:t>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604D9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m:t>
                    </m:r>
                    <m:r>
                      <w:rPr>
                        <w:rFonts w:ascii="Cambria Math" w:hAnsi="Cambria Math"/>
                      </w:rPr>
                      <m:t xml:space="preserve">+h, </m:t>
                    </m:r>
                    <m:r>
                      <w:rPr>
                        <w:rFonts w:ascii="Cambria Math" w:hAnsi="Cambria Math"/>
                      </w:rPr>
                      <m:t>c</m:t>
                    </m:r>
                  </m:sub>
                  <m:sup>
                    <m:r>
                      <w:rPr>
                        <w:rFonts w:ascii="Cambria Math" w:hAnsi="Cambria Math"/>
                      </w:rPr>
                      <m:t>(</m:t>
                    </m:r>
                    <m:r>
                      <w:rPr>
                        <w:rFonts w:ascii="Cambria Math" w:hAnsi="Cambria Math"/>
                      </w:rPr>
                      <m:t>q</m:t>
                    </m:r>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w:rPr>
                        <w:rFonts w:ascii="Cambria Math" w:hAnsi="Cambria Math"/>
                      </w:rPr>
                      <m:t xml:space="preserve">, </m:t>
                    </m:r>
                    <m:r>
                      <w:rPr>
                        <w:rFonts w:ascii="Cambria Math" w:hAnsi="Cambria Math"/>
                      </w:rPr>
                      <m:t>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604D90" w:rsidP="00046968">
            <w:pPr>
              <w:spacing w:before="3pt" w:after="3pt"/>
              <w:jc w:val="end"/>
            </w:pPr>
            <w:bookmarkStart w:id="14" w:name="eq_11"/>
            <w:r>
              <w:rPr>
                <w:b/>
                <w:sz w:val="16"/>
              </w:rPr>
              <w:t>(11)</w:t>
            </w:r>
            <w:bookmarkEnd w:id="14"/>
          </w:p>
        </w:tc>
      </w:tr>
    </w:tbl>
    <w:p w14:paraId="3CCB784A" w14:textId="77777777" w:rsidR="00B952C0" w:rsidRDefault="00604D90">
      <w:pPr>
        <w:pStyle w:val="Heading3"/>
        <w:keepNext/>
        <w:spacing w:before="4pt" w:after="2pt" w:line="12.60pt" w:lineRule="auto"/>
        <w:jc w:val="start"/>
      </w:pPr>
      <w:r>
        <w:rPr>
          <w:b/>
          <w:sz w:val="19"/>
        </w:rPr>
        <w:t>6) Dual-Loss Optimization:</w:t>
      </w:r>
    </w:p>
    <w:p w14:paraId="64D279F6" w14:textId="77777777" w:rsidR="00B952C0" w:rsidRDefault="00604D90">
      <w:pPr>
        <w:pStyle w:val="BodyText"/>
        <w:spacing w:after="3pt" w:line="12.60pt" w:lineRule="auto"/>
      </w:pPr>
      <w:r>
        <w:t xml:space="preserve">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r>
                  <w:rPr>
                    <w:rFonts w:ascii="Cambria Math" w:hAnsi="Cambria Math"/>
                  </w:rPr>
                  <m:t>α</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604D90" w:rsidP="00046968">
            <w:pPr>
              <w:spacing w:before="3pt" w:after="3pt"/>
              <w:jc w:val="end"/>
            </w:pPr>
            <w:bookmarkStart w:id="15" w:name="eq_12"/>
            <w:r>
              <w:rPr>
                <w:b/>
                <w:sz w:val="16"/>
              </w:rPr>
              <w:t>(12)</w:t>
            </w:r>
            <w:bookmarkEnd w:id="15"/>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xml:space="preserve"> · </m:t>
                    </m:r>
                    <m:r>
                      <w:rPr>
                        <w:rFonts w:ascii="Cambria Math" w:hAnsi="Cambria Math"/>
                      </w:rPr>
                      <m:t>H</m:t>
                    </m:r>
                    <m:r>
                      <w:rPr>
                        <w:rFonts w:ascii="Cambria Math" w:hAnsi="Cambria Math"/>
                      </w:rPr>
                      <m:t xml:space="preserve"> · |</m:t>
                    </m:r>
                    <m:r>
                      <m:rPr>
                        <m:scr m:val="script"/>
                      </m:rPr>
                      <w:rPr>
                        <w:rFonts w:ascii="Cambria Math" w:hAnsi="Cambria Math"/>
                      </w:rPr>
                      <m:t>Q</m:t>
                    </m:r>
                    <m:r>
                      <w:rPr>
                        <w:rFonts w:ascii="Cambria Math" w:hAnsi="Cambria Math"/>
                      </w:rPr>
                      <m:t>|</m:t>
                    </m:r>
                  </m:den>
                </m:f>
                <m:sSub>
                  <m:sSubPr>
                    <m:ctrlPr>
                      <w:rPr>
                        <w:rFonts w:ascii="Cambria Math" w:hAnsi="Cambria Math"/>
                      </w:rPr>
                    </m:ctrlPr>
                  </m:sSubPr>
                  <m:e>
                    <m:r>
                      <w:rPr>
                        <w:rFonts w:ascii="Cambria Math" w:hAnsi="Cambria Math"/>
                      </w:rPr>
                      <m:t>∑</m:t>
                    </m:r>
                  </m:e>
                  <m:sub>
                    <m:r>
                      <w:rPr>
                        <w:rFonts w:ascii="Cambria Math" w:hAnsi="Cambria Math"/>
                      </w:rPr>
                      <m:t>c</m:t>
                    </m:r>
                    <m:r>
                      <w:rPr>
                        <w:rFonts w:ascii="Cambria Math" w:hAnsi="Cambria Math"/>
                      </w:rPr>
                      <m:t>,h,</m:t>
                    </m:r>
                    <m:r>
                      <w:rPr>
                        <w:rFonts w:ascii="Cambria Math" w:hAnsi="Cambria Math"/>
                      </w:rPr>
                      <m:t>q</m:t>
                    </m:r>
                  </m:sub>
                </m:sSub>
                <m:r>
                  <w:rPr>
                    <w:rFonts w:ascii="Cambria Math" w:hAnsi="Cambria Math"/>
                  </w:rPr>
                  <m:t xml:space="preserve"> </m:t>
                </m:r>
                <m:r>
                  <m:rPr>
                    <m:sty m:val="p"/>
                  </m:rP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p w14:paraId="5712A10A" w14:textId="7DE41540" w:rsidR="00262D32" w:rsidRDefault="00604D90" w:rsidP="00046968">
            <w:pPr>
              <w:spacing w:before="3pt" w:after="3pt"/>
            </w:pPr>
            <m:oMathPara>
              <m:oMath>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1)(</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604D90" w:rsidP="00046968">
            <w:pPr>
              <w:spacing w:before="3pt" w:after="3pt"/>
              <w:jc w:val="end"/>
            </w:pPr>
            <w:bookmarkStart w:id="16" w:name="eq_13"/>
            <w:r>
              <w:rPr>
                <w:sz w:val="16"/>
              </w:rPr>
              <w:t>(13)</w:t>
            </w:r>
            <w:bookmarkEnd w:id="16"/>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α</m:t>
                </m:r>
                <m:r>
                  <w:rPr>
                    <w:rFonts w:ascii="Cambria Math" w:hAnsi="Cambria Math"/>
                  </w:rPr>
                  <m:t xml:space="preserve"> = 0.01</m:t>
                </m:r>
              </m:oMath>
            </m:oMathPara>
          </w:p>
        </w:tc>
        <w:tc>
          <w:tcPr>
            <w:tcW w:w="24pt" w:type="dxa"/>
            <w:shd w:val="clear" w:color="auto" w:fill="FFFFFF"/>
            <w:tcMar>
              <w:top w:w="2pt" w:type="dxa"/>
              <w:start w:w="1pt" w:type="dxa"/>
              <w:bottom w:w="2pt" w:type="dxa"/>
              <w:end w:w="1pt" w:type="dxa"/>
            </w:tcMar>
          </w:tcPr>
          <w:p w14:paraId="29A30E11" w14:textId="77777777" w:rsidR="00262D32" w:rsidRDefault="00604D90" w:rsidP="00046968">
            <w:pPr>
              <w:spacing w:before="3pt" w:after="3pt"/>
              <w:jc w:val="end"/>
            </w:pPr>
            <w:bookmarkStart w:id="17" w:name="eq_14"/>
            <w:r>
              <w:rPr>
                <w:sz w:val="16"/>
              </w:rPr>
              <w:t>(14)</w:t>
            </w:r>
            <w:bookmarkEnd w:id="17"/>
          </w:p>
        </w:tc>
      </w:tr>
    </w:tbl>
    <w:p w14:paraId="392EC4C7" w14:textId="77777777" w:rsidR="00B952C0" w:rsidRDefault="00604D90">
      <w:pPr>
        <w:pStyle w:val="Heading1"/>
        <w:spacing w:after="3pt" w:line="12.60pt" w:lineRule="auto"/>
      </w:pPr>
      <w:r>
        <w:rPr>
          <w:b/>
        </w:rPr>
        <w:t>IV. EXPERIMENTAL SETUP</w:t>
      </w:r>
    </w:p>
    <w:p w14:paraId="523FDCAF" w14:textId="77777777" w:rsidR="00B952C0" w:rsidRDefault="00604D90">
      <w:pPr>
        <w:pStyle w:val="Heading2"/>
        <w:spacing w:after="2pt" w:line="12.60pt" w:lineRule="auto"/>
      </w:pPr>
      <w:r>
        <w:rPr>
          <w:b/>
          <w:sz w:val="19"/>
        </w:rPr>
        <w:t>A. Data and Walk-Forward Protocol</w:t>
      </w:r>
    </w:p>
    <w:p w14:paraId="77020FF8" w14:textId="77777777" w:rsidR="00B952C0" w:rsidRDefault="00604D90">
      <w:pPr>
        <w:pStyle w:val="BodyText"/>
        <w:spacing w:after="3pt" w:line="12.60pt" w:lineRule="auto"/>
      </w:pPr>
      <w:r>
        <w:t xml:space="preserve">The dataset covers 03/11/2008–30/04/2026 with </w:t>
      </w:r>
      <m:oMath>
        <m:r>
          <w:rPr>
            <w:rFonts w:ascii="Cambria Math" w:hAnsi="Cambria Math"/>
          </w:rPr>
          <m:t>N</m:t>
        </m:r>
        <m:r>
          <w:rPr>
            <w:rFonts w:ascii="Cambria Math" w:hAnsi="Cambria Math"/>
          </w:rPr>
          <m:t xml:space="preserve">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3E646CC6" w:rsidR="00B952C0" w:rsidRDefault="00604D90">
      <w:pPr>
        <w:pStyle w:val="BodyText"/>
        <w:spacing w:after="3pt" w:line="12.60pt" w:lineRule="auto"/>
      </w:pPr>
      <w:r>
        <w:t xml:space="preserve">To prevent look-ahead bias, daily variables are indexed at </w:t>
      </w:r>
      <m:oMath>
        <m:r>
          <w:rPr>
            <w:rFonts w:ascii="Cambria Math" w:hAnsi="Cambria Math"/>
          </w:rPr>
          <m:t>t</m:t>
        </m:r>
        <m:r>
          <w:rPr>
            <w:rFonts w:ascii="Cambria Math" w:hAnsi="Cambria Math"/>
          </w:rPr>
          <m:t xml:space="preserve"> - 1</m:t>
        </m:r>
      </m:oMath>
      <w:r>
        <w:t xml:space="preserve">; GPR is lagged by 30 calendar days; crude oil production is lagged by 7 days; and rolling features are computed strictly after applying lags. All scalers are fit exclusively on the training partition at each walk-forward step. Lookback length is </w:t>
      </w:r>
      <m:oMath>
        <m:r>
          <w:rPr>
            <w:rFonts w:ascii="Cambria Math" w:hAnsi="Cambria Math"/>
          </w:rPr>
          <m:t>L</m:t>
        </m:r>
        <m:r>
          <w:rPr>
            <w:rFonts w:ascii="Cambria Math" w:hAnsi="Cambria Math"/>
          </w:rPr>
          <m:t xml:space="preserve"> = 30</m:t>
        </m:r>
      </m:oMath>
      <w:r>
        <w:t xml:space="preserve">;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w:t>
      </w:r>
      <w:del w:id="9079" w:author="Claude" w:date="2026-08-30T00:00:00Z">
        <w:r>
          <w:rPr>
            <w:color w:val="FF0000"/>
          </w:rPr>
          <w:delText xml:space="preserve">the out-of-sample test windows (2024–2026) specifically stress-test model resilience under the recent era of clustered acute geopolitical shocks (namely,</w:delText>
        </w:r>
      </w:del>
      <w:ins w:id="9080" w:author="Claude" w:date="2026-08-30T00:00:00Z">
        <w:r>
          <w:t xml:space="preserve">the out-of-sample test windows (2024–2026) fall within a recent period of clustered geopolitical shocks (namely,</w:t>
        </w:r>
      </w:ins>
      <w:r>
        <w:t xml:space="preserve"> the Red Sea maritime shipping crisis, </w:t>
      </w:r>
      <w:del w:id="9081" w:author="Claude" w:date="2026-08-30T00:00:00Z">
        <w:r>
          <w:rPr>
            <w:color w:val="FF0000"/>
          </w:rPr>
          <w:delText xml:space="preserve">direct Middle East/Iran–Israel military escalations</w:delText>
        </w:r>
      </w:del>
      <w:ins w:id="9082" w:author="Claude" w:date="2026-08-30T00:00:00Z">
        <w:r>
          <w:t xml:space="preserve">Middle East/Iran–Israel military escalations</w:t>
        </w:r>
      </w:ins>
      <w:r>
        <w:t xml:space="preserve">, Western energy sanctions enforcement, and OPEC+ supply quota interventions). Specifically, annualized realized return volatility </w:t>
      </w:r>
      <w:del w:id="9083" w:author="Claude" w:date="2026-08-30T00:00:00Z">
        <w:r>
          <w:rPr>
            <w:color w:val="FF0000"/>
          </w:rPr>
          <w:delText xml:space="preserve">during the short-term test window (100 days) surges to 73.04%</w:delText>
        </w:r>
      </w:del>
      <w:ins w:id="9084" w:author="Claude" w:date="2026-08-30T00:00:00Z">
        <w:r>
          <w:t xml:space="preserve">during the short-term test window (100 days) rises to 73.04%</w:t>
        </w:r>
      </w:ins>
      <w:r>
        <w:t xml:space="preserve"> for MG95 (1.90× historical training volatility of 38.45%) and 96.29% for DO 0.001% (2.90× training volatility of 33.16%). The Geopolitical Risk (GPR) index averages 225.66 during the test period (nearly doubling the historical mean of 114.60) and peaks at 500.81 (90th percentile at 376.48). </w:t>
      </w:r>
      <w:del w:id="9085" w:author="Claude" w:date="2026-08-30T00:00:00Z">
        <w:r>
          <w:rPr>
            <w:color w:val="FF0000"/>
          </w:rPr>
          <w:delText xml:space="preserve">Price swings in the H60 test window record extreme peak-to-trough variations:</w:delText>
        </w:r>
      </w:del>
      <w:ins w:id="9086" w:author="Claude" w:date="2026-08-30T00:00:00Z">
        <w:r>
          <w:t xml:space="preserve">Prices in the H60 test window span a wide peak-to-trough range:</w:t>
        </w:r>
      </w:ins>
      <w:r>
        <w:t xml:space="preserve"> 70.34 to 170.52 USD/bbl (+142.4%) for MG95 and 75.90 to 292.82 USD/bbl (+285.8%) for DO 0.001%. </w:t>
      </w:r>
      <w:del w:id="9087" w:author="Claude" w:date="2026-08-30T00:00:00Z">
        <w:r>
          <w:rPr>
            <w:color w:val="FF0000"/>
          </w:rPr>
          <w:delText xml:space="preserve">Comprehensive train/test splits</w:delText>
        </w:r>
      </w:del>
      <w:ins w:id="9088" w:author="Claude" w:date="2026-08-30T00:00:00Z">
        <w:r>
          <w:t xml:space="preserve">Train/test splits</w:t>
        </w:r>
      </w:ins>
      <w:r>
        <w:t xml:space="preserve"> and volatility characteristics across horizons are summarized in </w:t>
      </w:r>
      <w:hyperlink w:anchor="tbl_1" w:history="1">
        <w:del w:id="9501" w:author="Claude" w:date="2026-08-30T00:00:00Z">
          <w:r>
            <w:rPr>
              <w:color w:val="FF0000"/>
            </w:rPr>
            <w:delText xml:space="preserve">Table 1</w:delText>
          </w:r>
        </w:del>
        <w:ins w:id="9502" w:author="Claude" w:date="2026-08-30T00:00:00Z">
          <w:r>
            <w:rPr>
              <w:color w:val="1A56DB"/>
            </w:rPr>
            <w:t xml:space="preserve">Table I</w:t>
          </w:r>
        </w:ins>
      </w:hyperlink>
      <w:r>
        <w:t xml:space="preserve">. </w:t>
      </w:r>
      <w:del w:id="9089" w:author="Claude" w:date="2026-08-30T00:00:00Z">
        <w:r>
          <w:rPr>
            <w:color w:val="FF0000"/>
          </w:rPr>
          <w:delText xml:space="preserve">This configuration serves as a rigorous stress-testing benchmark, ensuring models are evaluated on their capacity to adapt under fat-tailed regime shifts rather than static market conditions.</w:delText>
        </w:r>
      </w:del>
      <w:ins w:id="9090" w:author="Claude" w:date="2026-08-30T00:00:00Z">
        <w:r>
          <w:t xml:space="preserve">This configuration therefore acts as a stress test, evaluating the models under fat-tailed regime shifts rather than stable market conditions.</w:t>
        </w:r>
      </w:ins>
    </w:p>
    <w:p w14:paraId="14D6C304" w14:textId="77777777" w:rsidR="00B952C0" w:rsidRDefault="00604D90">
      <w:pPr>
        <w:pStyle w:val="tablehead"/>
        <w:keepNext/>
        <w:spacing w:before="4pt" w:after="3pt" w:line="12.60pt" w:lineRule="auto"/>
      </w:pPr>
      <w:bookmarkStart w:id="18" w:name="tbl_1"/>
      <w:r>
        <w:rPr>
          <w:b/>
          <w:sz w:val="17"/>
        </w:rPr>
        <w:t>TABLE I.</w:t>
      </w:r>
      <w:r>
        <w:rPr>
          <w:sz w:val="17"/>
        </w:rPr>
        <w:t xml:space="preserve"> EXPANDING WALK-FORWARD TRAIN/TEST SPLIT CONFIGURATIONS AND EMPIRICAL VOLATILITY CHARACTERISTICS</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604D9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604D9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604D9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604D9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604D9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604D9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604D90">
            <w:pPr>
              <w:spacing w:before="3pt" w:after="3pt"/>
            </w:pPr>
            <w:r>
              <w:rPr>
                <w:b/>
                <w:sz w:val="16"/>
              </w:rPr>
              <w:t xml:space="preserve">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604D9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604D9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604D9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604D9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604D9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604D9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604D90">
            <w:pPr>
              <w:spacing w:before="3pt" w:after="3pt"/>
            </w:pPr>
            <w:r>
              <w:rPr>
                <w:sz w:val="16"/>
              </w:rPr>
              <w:t>MG95: [70.58, 170.52]</w:t>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604D9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604D9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604D9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604D9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604D90">
            <w:pPr>
              <w:spacing w:before="3pt" w:after="3pt"/>
            </w:pPr>
            <w:r>
              <w:rPr>
                <w:sz w:val="16"/>
              </w:rPr>
              <w:t xml:space="preserve">33.20% → 80.59% (2.43×)</w:t>
            </w:r>
          </w:p>
        </w:tc>
        <w:tc>
          <w:tcPr>
            <w:tcW w:w="33pt" w:type="dxa"/>
            <w:shd w:val="clear" w:color="auto" w:fill="FFFFFF"/>
            <w:tcMar>
              <w:top w:w="2pt" w:type="dxa"/>
              <w:start w:w="1pt" w:type="dxa"/>
              <w:bottom w:w="2pt" w:type="dxa"/>
              <w:end w:w="1pt" w:type="dxa"/>
            </w:tcMar>
          </w:tcPr>
          <w:p w14:paraId="00E59C7D" w14:textId="77777777" w:rsidR="00B952C0" w:rsidRDefault="00604D9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604D90">
            <w:pPr>
              <w:spacing w:before="3pt" w:after="3pt"/>
            </w:pPr>
            <w:r>
              <w:rPr>
                <w:sz w:val="16"/>
              </w:rPr>
              <w:t>MG95: [70.58, 170.52]</w:t>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604D9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604D9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604D9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604D9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604D9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604D9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604D90">
            <w:pPr>
              <w:spacing w:before="3pt" w:after="3pt"/>
            </w:pPr>
            <w:r>
              <w:rPr>
                <w:sz w:val="16"/>
              </w:rPr>
              <w:t>MG95: [70.58, 170.52]</w:t>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604D90">
            <w:pPr>
              <w:spacing w:before="3pt" w:after="3pt"/>
            </w:pPr>
            <w:r>
              <w:rPr>
                <w:sz w:val="16"/>
              </w:rPr>
              <w:t>H20</w:t>
            </w:r>
          </w:p>
        </w:tc>
        <w:tc>
          <w:tcPr>
            <w:tcW w:w="59pt" w:type="dxa"/>
            <w:shd w:val="clear" w:color="auto" w:fill="FFFFFF"/>
            <w:tcMar>
              <w:top w:w="2pt" w:type="dxa"/>
              <w:start w:w="1pt" w:type="dxa"/>
              <w:bottom w:w="2pt" w:type="dxa"/>
              <w:end w:w="1pt" w:type="dxa"/>
            </w:tcMar>
          </w:tcPr>
          <w:p w14:paraId="00EAB4A8" w14:textId="77777777" w:rsidR="00B952C0" w:rsidRDefault="00604D9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604D90">
            <w:pPr>
              <w:spacing w:before="3pt" w:after="3pt"/>
            </w:pPr>
            <w:r>
              <w:rPr>
                <w:sz w:val="16"/>
              </w:rPr>
              <w:t xml:space="preserve">10/03/2025 – 30/04/2026</w:t>
            </w:r>
          </w:p>
        </w:tc>
        <w:tc>
          <w:tcPr>
            <w:tcW w:w="33pt" w:type="dxa"/>
            <w:shd w:val="clear" w:color="auto" w:fill="FFFFFF"/>
            <w:tcMar>
              <w:top w:w="2pt" w:type="dxa"/>
              <w:start w:w="1pt" w:type="dxa"/>
              <w:bottom w:w="2pt" w:type="dxa"/>
              <w:end w:w="1pt" w:type="dxa"/>
            </w:tcMar>
          </w:tcPr>
          <w:p w14:paraId="63287712" w14:textId="77777777" w:rsidR="00B952C0" w:rsidRDefault="00604D9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604D9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604D9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604D90">
            <w:pPr>
              <w:spacing w:before="3pt" w:after="3pt"/>
            </w:pPr>
            <w:r>
              <w:rPr>
                <w:sz w:val="16"/>
              </w:rPr>
              <w:t>MG95: [70.34, 170.52]</w:t>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604D90">
            <w:pPr>
              <w:spacing w:before="3pt" w:after="3pt"/>
            </w:pPr>
            <w:r>
              <w:rPr>
                <w:sz w:val="16"/>
              </w:rPr>
              <w:t>H60</w:t>
            </w:r>
          </w:p>
        </w:tc>
        <w:tc>
          <w:tcPr>
            <w:tcW w:w="59pt" w:type="dxa"/>
            <w:shd w:val="clear" w:color="auto" w:fill="FFFFFF"/>
            <w:tcMar>
              <w:top w:w="2pt" w:type="dxa"/>
              <w:start w:w="1pt" w:type="dxa"/>
              <w:bottom w:w="2pt" w:type="dxa"/>
              <w:end w:w="1pt" w:type="dxa"/>
            </w:tcMar>
          </w:tcPr>
          <w:p w14:paraId="14971CC9" w14:textId="77777777" w:rsidR="00B952C0" w:rsidRDefault="00604D9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604D9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604D9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604D9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604D9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604D90">
            <w:pPr>
              <w:spacing w:before="3pt" w:after="3pt"/>
            </w:pPr>
            <w:r>
              <w:rPr>
                <w:sz w:val="16"/>
              </w:rPr>
              <w:t>MG95: [70.34, 170.52]</w:t>
              <w:br/>
              <w:t xml:space="preserve">DO: [75.90, 292.82]</w:t>
            </w:r>
          </w:p>
        </w:tc>
      </w:tr>
    </w:tbl>
    <w:p w14:paraId="71F258C9" w14:textId="77777777" w:rsidR="00B952C0" w:rsidRDefault="00604D90">
      <w:pPr>
        <w:pStyle w:val="Heading2"/>
        <w:spacing w:after="2pt" w:line="12.60pt" w:lineRule="auto"/>
      </w:pPr>
      <w:r>
        <w:rPr>
          <w:b/>
          <w:sz w:val="19"/>
        </w:rPr>
        <w:t>B. Econometric Diagnostics and Training Configuration</w:t>
      </w:r>
    </w:p>
    <w:p w14:paraId="79451665" w14:textId="77777777" w:rsidR="00B952C0" w:rsidRDefault="00604D90">
      <w:pPr>
        <w:pStyle w:val="BodyText"/>
        <w:spacing w:after="3pt" w:line="12.60pt" w:lineRule="auto"/>
      </w:pPr>
      <w:r>
        <w:t xml:space="preserve">ADF and KPSS unit root tests in </w:t>
      </w:r>
      <w:hyperlink w:anchor="tbl_2" w:history="1">
        <w:del w:id="9503" w:author="Claude" w:date="2026-08-30T00:00:00Z">
          <w:r>
            <w:rPr>
              <w:color w:val="FF0000"/>
            </w:rPr>
            <w:delText xml:space="preserve">Table 2</w:delText>
          </w:r>
        </w:del>
        <w:ins w:id="9504" w:author="Claude" w:date="2026-08-30T00:00:00Z">
          <w:r>
            <w:rPr>
              <w:color w:val="1A56DB"/>
            </w:rPr>
            <w:t xml:space="preserve">Table II</w:t>
          </w:r>
        </w:ins>
      </w:hyperlink>
      <w:r>
        <w:t xml:space="preserve"> </w:t>
      </w:r>
      <w:del w:id="9091" w:author="Claude" w:date="2026-08-30T00:00:00Z">
        <w:r>
          <w:rPr>
            <w:color w:val="FF0000"/>
          </w:rPr>
          <w:delText xml:space="preserve">provide evidence of non-stationarity in raw price levels;</w:delText>
        </w:r>
      </w:del>
      <w:ins w:id="9092" w:author="Claude" w:date="2026-08-30T00:00:00Z">
        <w:r>
          <w:t xml:space="preserve">indicate non-stationarity in raw price levels for most series;</w:t>
        </w:r>
      </w:ins>
      <w:r>
        <w:t xml:space="preserve"> upon log-return transformation, ADF tests reject the unit-root null hypothesis (</w:t>
      </w:r>
      <m:oMath>
        <m:r>
          <w:rPr>
            <w:rFonts w:ascii="Cambria Math" w:hAnsi="Cambria Math"/>
          </w:rPr>
          <m:t>p</m:t>
        </m:r>
        <m:r>
          <w:rPr>
            <w:rFonts w:ascii="Cambria Math" w:hAnsi="Cambria Math"/>
          </w:rPr>
          <m:t xml:space="preserve"> &lt; 0.001</m:t>
        </m:r>
      </m:oMath>
      <w:r>
        <w:t xml:space="preserve">) across all series. </w:t>
      </w:r>
      <w:del w:id="9093" w:author="Claude" w:date="2026-08-30T00:00:00Z">
        <w:r>
          <w:rPr>
            <w:color w:val="FF0000"/>
          </w:rPr>
          <w:delText xml:space="preserve">Return kurtosis is exceptionally high (213.35 for WTI and 17.51 for MG95), substantiating fat tails and extreme jumps in energy price series.</w:delText>
        </w:r>
      </w:del>
      <w:ins w:id="9094" w:author="Claude" w:date="2026-08-30T00:00:00Z">
        <w:r>
          <w:t xml:space="preserve">Return kurtosis is high (213.35 for WTI and 17.51 for MG95), consistent with fat tails and large jumps in energy price series.</w:t>
        </w:r>
      </w:ins>
    </w:p>
    <w:p w14:paraId="6A7918CD" w14:textId="77777777" w:rsidR="00B952C0" w:rsidRDefault="00604D90">
      <w:pPr>
        <w:pStyle w:val="tablehead"/>
        <w:keepNext/>
        <w:spacing w:before="4pt" w:after="3pt" w:line="12.60pt" w:lineRule="auto"/>
      </w:pPr>
      <w:bookmarkStart w:id="19" w:name="tbl_2"/>
      <w:r>
        <w:rPr>
          <w:b/>
          <w:sz w:val="17"/>
        </w:rPr>
        <w:t>TABLE II.</w:t>
      </w:r>
      <w:r>
        <w:rPr>
          <w:sz w:val="17"/>
        </w:rPr>
        <w:t xml:space="preserve"> CONDENSED ECONOMETRIC STATISTICAL DIAGNOSTICS FOR PRIMARY ENERGY SERIES</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604D9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604D9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604D9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604D9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604D9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604D9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604D9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604D9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604D9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604D9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604D9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604D9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604D9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604D9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604D9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604D9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604D9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604D90">
            <w:pPr>
              <w:spacing w:before="3pt" w:after="3pt"/>
            </w:pPr>
            <w:r>
              <w:rPr>
                <w:sz w:val="16"/>
              </w:rPr>
              <w:t>4.38</w:t>
            </w:r>
          </w:p>
        </w:tc>
      </w:tr>
    </w:tbl>
    <w:p w14:paraId="1E4A3521" w14:textId="77777777" w:rsidR="00B952C0" w:rsidRDefault="00604D90">
      <w:pPr>
        <w:pStyle w:val="BodyText"/>
        <w:spacing w:after="3pt" w:line="12.60pt" w:lineRule="auto"/>
      </w:pPr>
      <w:r>
        <w:t xml:space="preserve">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604D90">
      <w:pPr>
        <w:pStyle w:val="Heading2"/>
        <w:spacing w:after="2pt" w:line="12.60pt" w:lineRule="auto"/>
      </w:pPr>
      <w:r>
        <w:rPr>
          <w:b/>
          <w:sz w:val="19"/>
        </w:rPr>
        <w:t xml:space="preserve">C. Baseline Methods and Evaluation Metrics</w:t>
      </w:r>
    </w:p>
    <w:p w14:paraId="2C952774" w14:textId="77777777" w:rsidR="00B952C0" w:rsidRDefault="00604D90">
      <w:pPr>
        <w:pStyle w:val="BodyText"/>
        <w:spacing w:after="3pt" w:line="12.60pt" w:lineRule="auto"/>
      </w:pPr>
      <w:del w:id="9095" w:author="Claude" w:date="2026-08-30T00:00:00Z">
        <w:r>
          <w:rPr>
            <w:color w:val="FF0000"/>
          </w:rPr>
          <w:delText xml:space="preserve">Evaluated baselines comprise six representative state-of-the-art benchmarks:</w:delText>
        </w:r>
      </w:del>
      <w:ins w:id="9096" w:author="Claude" w:date="2026-08-30T00:00:00Z">
        <w:r>
          <w:t xml:space="preserve">Six representative baselines are evaluated:</w:t>
        </w:r>
      </w:ins>
      <w:r>
        <w:t xml:space="preserve">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del w:id="9515" w:author="Claude" w:date="2026-08-30T00:00:00Z">
        <w:r>
          <w:rPr>
            <w:color w:val="FF0000"/>
          </w:rPr>
          <w:delText xml:space="preserve">, TFT </w:delText>
        </w:r>
      </w:del>
      <w:hyperlink w:anchor="ref_12" w:history="1">
        <w:del w:id="9516" w:author="Claude" w:date="2026-08-30T00:00:00Z">
          <w:r>
            <w:rPr>
              <w:color w:val="FF0000"/>
            </w:rPr>
            <w:delText>[12]</w:delText>
          </w:r>
        </w:del>
      </w:hyperlink>
      <w:del w:id="9517" w:author="Claude" w:date="2026-08-30T00:00:00Z">
        <w:r>
          <w:rPr>
            <w:color w:val="FF0000"/>
          </w:rPr>
          <w:delText xml:space="preserve">, and N-HiTS </w:delText>
        </w:r>
      </w:del>
      <w:hyperlink w:anchor="ref_14" w:history="1">
        <w:del w:id="9518" w:author="Claude" w:date="2026-08-30T00:00:00Z">
          <w:r>
            <w:rPr>
              <w:color w:val="FF0000"/>
            </w:rPr>
            <w:delText>[14]</w:delText>
          </w:r>
        </w:del>
      </w:hyperlink>
      <w:ins w:id="9519" w:author="Claude" w:date="2026-08-30T00:00:00Z">
        <w:r>
          <w:t xml:space="preserve">, BiMamba [15], and Chronos </w:t>
        </w:r>
      </w:ins>
      <w:hyperlink w:anchor="ref_16" w:history="1">
        <w:ins w:id="9520" w:author="Claude" w:date="2026-08-30T00:00:00Z">
          <w:r>
            <w:rPr>
              <w:color w:val="1A56DB"/>
            </w:rPr>
            <w:t>[16]</w:t>
          </w:r>
        </w:ins>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604D90">
      <w:pPr>
        <w:pStyle w:val="Heading1"/>
        <w:spacing w:after="3pt" w:line="12.60pt" w:lineRule="auto"/>
      </w:pPr>
      <w:r>
        <w:rPr>
          <w:b/>
        </w:rPr>
        <w:t>V. RESULTS AND DISCUSSION</w:t>
      </w:r>
    </w:p>
    <w:p w14:paraId="28C84904" w14:textId="77777777" w:rsidR="00B952C0" w:rsidRDefault="00604D90">
      <w:pPr>
        <w:pStyle w:val="Heading2"/>
        <w:spacing w:after="2pt" w:line="12.60pt" w:lineRule="auto"/>
      </w:pPr>
      <w:r>
        <w:rPr>
          <w:b/>
          <w:sz w:val="19"/>
        </w:rPr>
        <w:t>A. Multi-Horizon Point Forecasting Performance</w:t>
      </w:r>
    </w:p>
    <w:p w14:paraId="26A5D53A" w14:textId="77777777" w:rsidR="00B952C0" w:rsidRDefault="00604D90">
      <w:pPr>
        <w:pStyle w:val="BodyText"/>
        <w:spacing w:after="3pt" w:line="12.60pt" w:lineRule="auto"/>
      </w:pPr>
      <w:hyperlink w:anchor="fig_2" w:history="1">
        <w:r>
          <w:rPr>
            <w:color w:val="1A56DB"/>
          </w:rPr>
          <w:t>Fig. 2</w:t>
        </w:r>
      </w:hyperlink>
      <w:r>
        <w:t xml:space="preserve"> alongside </w:t>
      </w:r>
      <w:hyperlink w:anchor="tbl_3" w:history="1">
        <w:del w:id="9505" w:author="Claude" w:date="2026-08-30T00:00:00Z">
          <w:r>
            <w:rPr>
              <w:color w:val="FF0000"/>
            </w:rPr>
            <w:delText xml:space="preserve">Table 3</w:delText>
          </w:r>
        </w:del>
        <w:ins w:id="9506" w:author="Claude" w:date="2026-08-30T00:00:00Z">
          <w:r>
            <w:rPr>
              <w:color w:val="1A56DB"/>
            </w:rPr>
            <w:t xml:space="preserve">Table III</w:t>
          </w:r>
        </w:ins>
      </w:hyperlink>
      <w:r>
        <w:t xml:space="preserve"> and </w:t>
      </w:r>
      <w:hyperlink w:anchor="tbl_4" w:history="1">
        <w:del w:id="9507" w:author="Claude" w:date="2026-08-30T00:00:00Z">
          <w:r>
            <w:rPr>
              <w:color w:val="FF0000"/>
            </w:rPr>
            <w:delText xml:space="preserve">Table 4</w:delText>
          </w:r>
        </w:del>
        <w:ins w:id="9508" w:author="Claude" w:date="2026-08-30T00:00:00Z">
          <w:r>
            <w:rPr>
              <w:color w:val="1A56DB"/>
            </w:rPr>
            <w:t xml:space="preserve">Table IV</w:t>
          </w:r>
        </w:ins>
      </w:hyperlink>
      <w:r>
        <w:t xml:space="preserve"> </w:t>
      </w:r>
      <w:del w:id="9101" w:author="Claude" w:date="2026-08-30T00:00:00Z">
        <w:r>
          <w:rPr>
            <w:color w:val="FF0000"/>
          </w:rPr>
          <w:delText xml:space="preserve">demonstrates that GUMNetHet consistently maintains lower MAE than all reported baselines across both products over all horizons, with pronounced advantages at H20–H60 where the test set undergoes massive price swings of up to</w:delText>
        </w:r>
      </w:del>
      <w:ins w:id="9102" w:author="Claude" w:date="2026-08-30T00:00:00Z">
        <w:r>
          <w:t xml:space="preserve">show that GUMNetHet attains lower MAE than the reported baselines for both products at all horizons, with larger margins at H20–H60, where the test set experiences price swings of up to</w:t>
        </w:r>
      </w:ins>
      <w:r>
        <w:t xml:space="preserve">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del w:id="9103" w:author="Claude" w:date="2026-08-30T00:00:00Z">
        <w:r>
          <w:rPr>
            <w:color w:val="FF0000"/>
          </w:rPr>
          <w:delText xml:space="preserve"> at H60 moderates to 0.155 (gasoline) and −0.007 (diesel), indicating that long-term performance represents superior price-level stabilization under high volatility rather than flawless trajectory forecasting.</w:delText>
        </w:r>
      </w:del>
      <w:ins w:id="9104" w:author="Claude" w:date="2026-08-30T00:00:00Z">
        <w:r>
          <w:t xml:space="preserve"> at H60 falls to 0.155 (gasoline) and −0.007 (diesel); the long-horizon results should therefore be interpreted as lower price-level error under high volatility rather than reliable trajectory forecasting.</w:t>
        </w:r>
      </w:ins>
    </w:p>
    <w:p w14:paraId="42F1E371" w14:textId="77777777" w:rsidR="00B952C0" w:rsidRDefault="00604D9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13"/>
                    <a:stretch>
                      <a:fillRect/>
                    </a:stretch>
                  </pic:blipFill>
                  <pic:spPr>
                    <a:xfrm>
                      <a:off x="0" y="0"/>
                      <a:ext cx="3154680" cy="2005029"/>
                    </a:xfrm>
                    <a:prstGeom prst="rect">
                      <a:avLst/>
                    </a:prstGeom>
                  </pic:spPr>
                </pic:pic>
              </a:graphicData>
            </a:graphic>
          </wp:inline>
        </w:drawing>
      </w:r>
    </w:p>
    <w:p w14:paraId="54AF49EE" w14:textId="77777777" w:rsidR="00B952C0" w:rsidRDefault="00604D90">
      <w:pPr>
        <w:pStyle w:val="figurecaption"/>
        <w:keepNext/>
        <w:spacing w:after="3pt" w:line="12.60pt" w:lineRule="auto"/>
        <w:jc w:val="start"/>
      </w:pPr>
      <w:bookmarkStart w:id="20" w:name="fig_2"/>
      <w:r>
        <w:rPr>
          <w:b/>
          <w:sz w:val="17"/>
        </w:rPr>
        <w:t>Fig. 2.</w:t>
      </w:r>
      <w:r>
        <w:rPr>
          <w:sz w:val="17"/>
        </w:rPr>
        <w:t xml:space="preserve"> MAE and R² degradation curves across seven forecasting horizons for MG95 and DO 0.001% (Seed=42).</w:t>
      </w:r>
      <w:bookmarkEnd w:id="20"/>
    </w:p>
    <w:p w14:paraId="63B40E2B" w14:textId="77777777" w:rsidR="00B952C0" w:rsidRDefault="00604D90">
      <w:pPr>
        <w:pStyle w:val="tablehead"/>
        <w:keepNext/>
        <w:spacing w:before="4pt" w:after="3pt" w:line="12.60pt" w:lineRule="auto"/>
      </w:pPr>
      <w:bookmarkStart w:id="21" w:name="tbl_3"/>
      <w:r>
        <w:rPr>
          <w:b/>
          <w:sz w:val="17"/>
        </w:rPr>
        <w:t>TABLE III.</w:t>
      </w:r>
      <w:r>
        <w:rPr>
          <w:sz w:val="17"/>
        </w:rPr>
        <w:t xml:space="preserve"> DETAILED EMPIRICAL FORECASTING PERFORMANCE ON MG95 GASOLINE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604D9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604D9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604D9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604D90">
            <w:pPr>
              <w:spacing w:before="3pt" w:after="3pt"/>
            </w:pPr>
            <w:r>
              <w:rPr>
                <w:sz w:val="16"/>
              </w:rPr>
              <w:t>0.9727</w:t>
            </w:r>
          </w:p>
        </w:tc>
        <w:tc>
          <w:tcPr>
            <w:tcW w:w="33pt" w:type="dxa"/>
            <w:shd w:val="clear" w:color="auto" w:fill="FFFFFF"/>
            <w:tcMar>
              <w:top w:w="2pt" w:type="dxa"/>
              <w:start w:w="1pt" w:type="dxa"/>
              <w:bottom w:w="2pt" w:type="dxa"/>
              <w:end w:w="1pt" w:type="dxa"/>
            </w:tcMar>
            <w:vAlign w:val="center"/>
          </w:tcPr>
          <w:p w14:paraId="75D325B5" w14:textId="77777777" w:rsidR="00262D32" w:rsidRDefault="00604D90">
            <w:pPr>
              <w:spacing w:before="3pt" w:after="3pt"/>
            </w:pPr>
            <w:r>
              <w:rPr>
                <w:sz w:val="16"/>
              </w:rPr>
              <w:t>91.46</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604D9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604D9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604D9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604D90">
            <w:pPr>
              <w:spacing w:before="3pt" w:after="3pt"/>
            </w:pPr>
            <w:r>
              <w:rPr>
                <w:sz w:val="16"/>
              </w:rPr>
              <w:t>0.9718</w:t>
            </w:r>
          </w:p>
        </w:tc>
        <w:tc>
          <w:tcPr>
            <w:tcW w:w="33pt" w:type="dxa"/>
            <w:shd w:val="clear" w:color="auto" w:fill="FFFFFF"/>
            <w:tcMar>
              <w:top w:w="2pt" w:type="dxa"/>
              <w:start w:w="1pt" w:type="dxa"/>
              <w:bottom w:w="2pt" w:type="dxa"/>
              <w:end w:w="1pt" w:type="dxa"/>
            </w:tcMar>
            <w:vAlign w:val="center"/>
          </w:tcPr>
          <w:p w14:paraId="64A43CA9" w14:textId="77777777" w:rsidR="00262D32" w:rsidRDefault="00604D9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604D9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604D9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604D9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604D90">
            <w:pPr>
              <w:spacing w:before="3pt" w:after="3pt"/>
            </w:pPr>
            <w:r>
              <w:rPr>
                <w:sz w:val="16"/>
              </w:rPr>
              <w:t>0.9686</w:t>
            </w:r>
          </w:p>
        </w:tc>
        <w:tc>
          <w:tcPr>
            <w:tcW w:w="33pt" w:type="dxa"/>
            <w:shd w:val="clear" w:color="auto" w:fill="FFFFFF"/>
            <w:tcMar>
              <w:top w:w="2pt" w:type="dxa"/>
              <w:start w:w="1pt" w:type="dxa"/>
              <w:bottom w:w="2pt" w:type="dxa"/>
              <w:end w:w="1pt" w:type="dxa"/>
            </w:tcMar>
            <w:vAlign w:val="center"/>
          </w:tcPr>
          <w:p w14:paraId="71F9DA60" w14:textId="77777777" w:rsidR="00262D32" w:rsidRDefault="00604D9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604D9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604D9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604D9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604D90">
            <w:pPr>
              <w:spacing w:before="3pt" w:after="3pt"/>
            </w:pPr>
            <w:r>
              <w:rPr>
                <w:sz w:val="16"/>
              </w:rPr>
              <w:t>0.9644</w:t>
            </w:r>
          </w:p>
        </w:tc>
        <w:tc>
          <w:tcPr>
            <w:tcW w:w="33pt" w:type="dxa"/>
            <w:shd w:val="clear" w:color="auto" w:fill="FFFFFF"/>
            <w:tcMar>
              <w:top w:w="2pt" w:type="dxa"/>
              <w:start w:w="1pt" w:type="dxa"/>
              <w:bottom w:w="2pt" w:type="dxa"/>
              <w:end w:w="1pt" w:type="dxa"/>
            </w:tcMar>
            <w:vAlign w:val="center"/>
          </w:tcPr>
          <w:p w14:paraId="0ADF5892" w14:textId="77777777" w:rsidR="00262D32" w:rsidRDefault="00604D9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604D9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604D9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604D9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604D90">
            <w:pPr>
              <w:spacing w:before="3pt" w:after="3pt"/>
            </w:pPr>
            <w:r>
              <w:rPr>
                <w:sz w:val="16"/>
              </w:rPr>
              <w:t>0.9665</w:t>
            </w:r>
          </w:p>
        </w:tc>
        <w:tc>
          <w:tcPr>
            <w:tcW w:w="33pt" w:type="dxa"/>
            <w:shd w:val="clear" w:color="auto" w:fill="FFFFFF"/>
            <w:tcMar>
              <w:top w:w="2pt" w:type="dxa"/>
              <w:start w:w="1pt" w:type="dxa"/>
              <w:bottom w:w="2pt" w:type="dxa"/>
              <w:end w:w="1pt" w:type="dxa"/>
            </w:tcMar>
            <w:vAlign w:val="center"/>
          </w:tcPr>
          <w:p w14:paraId="2865E976" w14:textId="77777777" w:rsidR="00262D32" w:rsidRDefault="00604D9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604D9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604D9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604D9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604D90">
            <w:pPr>
              <w:spacing w:before="3pt" w:after="3pt"/>
            </w:pPr>
            <w:r>
              <w:rPr>
                <w:sz w:val="16"/>
              </w:rPr>
              <w:t>0.9578</w:t>
            </w:r>
          </w:p>
        </w:tc>
        <w:tc>
          <w:tcPr>
            <w:tcW w:w="33pt" w:type="dxa"/>
            <w:shd w:val="clear" w:color="auto" w:fill="FFFFFF"/>
            <w:tcMar>
              <w:top w:w="2pt" w:type="dxa"/>
              <w:start w:w="1pt" w:type="dxa"/>
              <w:bottom w:w="2pt" w:type="dxa"/>
              <w:end w:w="1pt" w:type="dxa"/>
            </w:tcMar>
            <w:vAlign w:val="center"/>
          </w:tcPr>
          <w:p w14:paraId="4702A54A" w14:textId="77777777" w:rsidR="00262D32" w:rsidRDefault="00604D9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604D9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604D9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604D9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604D90">
            <w:pPr>
              <w:spacing w:before="3pt" w:after="3pt"/>
            </w:pPr>
            <w:r>
              <w:rPr>
                <w:sz w:val="16"/>
              </w:rPr>
              <w:t>0.9690</w:t>
            </w:r>
          </w:p>
        </w:tc>
        <w:tc>
          <w:tcPr>
            <w:tcW w:w="33pt" w:type="dxa"/>
            <w:shd w:val="clear" w:color="auto" w:fill="FFFFFF"/>
            <w:tcMar>
              <w:top w:w="2pt" w:type="dxa"/>
              <w:start w:w="1pt" w:type="dxa"/>
              <w:bottom w:w="2pt" w:type="dxa"/>
              <w:end w:w="1pt" w:type="dxa"/>
            </w:tcMar>
            <w:vAlign w:val="center"/>
          </w:tcPr>
          <w:p w14:paraId="62723C45" w14:textId="77777777" w:rsidR="00262D32" w:rsidRDefault="00604D9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604D9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604D9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604D9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604D90">
            <w:pPr>
              <w:spacing w:before="3pt" w:after="3pt"/>
            </w:pPr>
            <w:r>
              <w:rPr>
                <w:sz w:val="16"/>
              </w:rPr>
              <w:t>0.9218</w:t>
            </w:r>
          </w:p>
        </w:tc>
        <w:tc>
          <w:tcPr>
            <w:tcW w:w="33pt" w:type="dxa"/>
            <w:shd w:val="clear" w:color="auto" w:fill="FFFFFF"/>
            <w:tcMar>
              <w:top w:w="2pt" w:type="dxa"/>
              <w:start w:w="1pt" w:type="dxa"/>
              <w:bottom w:w="2pt" w:type="dxa"/>
              <w:end w:w="1pt" w:type="dxa"/>
            </w:tcMar>
            <w:vAlign w:val="center"/>
          </w:tcPr>
          <w:p w14:paraId="47A2F0CC" w14:textId="77777777" w:rsidR="00262D32" w:rsidRDefault="00604D90">
            <w:pPr>
              <w:spacing w:before="3pt" w:after="3pt"/>
            </w:pPr>
            <w:r>
              <w:rPr>
                <w:sz w:val="16"/>
              </w:rPr>
              <w:t>91.37</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604D9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604D9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604D9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604D90">
            <w:pPr>
              <w:spacing w:before="3pt" w:after="3pt"/>
            </w:pPr>
            <w:r>
              <w:rPr>
                <w:sz w:val="16"/>
              </w:rPr>
              <w:t>0.9253</w:t>
            </w:r>
          </w:p>
        </w:tc>
        <w:tc>
          <w:tcPr>
            <w:tcW w:w="33pt" w:type="dxa"/>
            <w:shd w:val="clear" w:color="auto" w:fill="FFFFFF"/>
            <w:tcMar>
              <w:top w:w="2pt" w:type="dxa"/>
              <w:start w:w="1pt" w:type="dxa"/>
              <w:bottom w:w="2pt" w:type="dxa"/>
              <w:end w:w="1pt" w:type="dxa"/>
            </w:tcMar>
            <w:vAlign w:val="center"/>
          </w:tcPr>
          <w:p w14:paraId="259C2243" w14:textId="77777777" w:rsidR="00262D32" w:rsidRDefault="00604D9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604D9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604D9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604D9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604D90">
            <w:pPr>
              <w:spacing w:before="3pt" w:after="3pt"/>
            </w:pPr>
            <w:r>
              <w:rPr>
                <w:sz w:val="16"/>
              </w:rPr>
              <w:t>0.9171</w:t>
            </w:r>
          </w:p>
        </w:tc>
        <w:tc>
          <w:tcPr>
            <w:tcW w:w="33pt" w:type="dxa"/>
            <w:shd w:val="clear" w:color="auto" w:fill="FFFFFF"/>
            <w:tcMar>
              <w:top w:w="2pt" w:type="dxa"/>
              <w:start w:w="1pt" w:type="dxa"/>
              <w:bottom w:w="2pt" w:type="dxa"/>
              <w:end w:w="1pt" w:type="dxa"/>
            </w:tcMar>
            <w:vAlign w:val="center"/>
          </w:tcPr>
          <w:p w14:paraId="055F1DBD" w14:textId="77777777" w:rsidR="00262D32" w:rsidRDefault="00604D9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604D9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604D9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604D9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604D90">
            <w:pPr>
              <w:spacing w:before="3pt" w:after="3pt"/>
            </w:pPr>
            <w:r>
              <w:rPr>
                <w:sz w:val="16"/>
              </w:rPr>
              <w:t>0.9147</w:t>
            </w:r>
          </w:p>
        </w:tc>
        <w:tc>
          <w:tcPr>
            <w:tcW w:w="33pt" w:type="dxa"/>
            <w:shd w:val="clear" w:color="auto" w:fill="FFFFFF"/>
            <w:tcMar>
              <w:top w:w="2pt" w:type="dxa"/>
              <w:start w:w="1pt" w:type="dxa"/>
              <w:bottom w:w="2pt" w:type="dxa"/>
              <w:end w:w="1pt" w:type="dxa"/>
            </w:tcMar>
            <w:vAlign w:val="center"/>
          </w:tcPr>
          <w:p w14:paraId="02CC7F0D" w14:textId="77777777" w:rsidR="00262D32" w:rsidRDefault="00604D9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604D9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604D9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604D9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604D90">
            <w:pPr>
              <w:spacing w:before="3pt" w:after="3pt"/>
            </w:pPr>
            <w:r>
              <w:rPr>
                <w:sz w:val="16"/>
              </w:rPr>
              <w:t>0.9072</w:t>
            </w:r>
          </w:p>
        </w:tc>
        <w:tc>
          <w:tcPr>
            <w:tcW w:w="33pt" w:type="dxa"/>
            <w:shd w:val="clear" w:color="auto" w:fill="FFFFFF"/>
            <w:tcMar>
              <w:top w:w="2pt" w:type="dxa"/>
              <w:start w:w="1pt" w:type="dxa"/>
              <w:bottom w:w="2pt" w:type="dxa"/>
              <w:end w:w="1pt" w:type="dxa"/>
            </w:tcMar>
            <w:vAlign w:val="center"/>
          </w:tcPr>
          <w:p w14:paraId="084BBDA8" w14:textId="77777777" w:rsidR="00262D32" w:rsidRDefault="00604D9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604D9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604D9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604D9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604D90">
            <w:pPr>
              <w:spacing w:before="3pt" w:after="3pt"/>
            </w:pPr>
            <w:r>
              <w:rPr>
                <w:sz w:val="16"/>
              </w:rPr>
              <w:t>0.8909</w:t>
            </w:r>
          </w:p>
        </w:tc>
        <w:tc>
          <w:tcPr>
            <w:tcW w:w="33pt" w:type="dxa"/>
            <w:shd w:val="clear" w:color="auto" w:fill="FFFFFF"/>
            <w:tcMar>
              <w:top w:w="2pt" w:type="dxa"/>
              <w:start w:w="1pt" w:type="dxa"/>
              <w:bottom w:w="2pt" w:type="dxa"/>
              <w:end w:w="1pt" w:type="dxa"/>
            </w:tcMar>
            <w:vAlign w:val="center"/>
          </w:tcPr>
          <w:p w14:paraId="4B1F0B29" w14:textId="77777777" w:rsidR="00262D32" w:rsidRDefault="00604D9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604D9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604D9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604D90">
            <w:pPr>
              <w:spacing w:before="3pt" w:after="3pt"/>
            </w:pPr>
            <w:r>
              <w:rPr>
                <w:sz w:val="16"/>
              </w:rPr>
              <w:t>0.9162</w:t>
            </w:r>
          </w:p>
        </w:tc>
        <w:tc>
          <w:tcPr>
            <w:tcW w:w="33pt" w:type="dxa"/>
            <w:shd w:val="clear" w:color="auto" w:fill="FFFFFF"/>
            <w:tcMar>
              <w:top w:w="2pt" w:type="dxa"/>
              <w:start w:w="1pt" w:type="dxa"/>
              <w:bottom w:w="2pt" w:type="dxa"/>
              <w:end w:w="1pt" w:type="dxa"/>
            </w:tcMar>
            <w:vAlign w:val="center"/>
          </w:tcPr>
          <w:p w14:paraId="0667AD98" w14:textId="77777777" w:rsidR="00262D32" w:rsidRDefault="00604D9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604D9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604D9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604D9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604D90">
            <w:pPr>
              <w:spacing w:before="3pt" w:after="3pt"/>
            </w:pPr>
            <w:r>
              <w:rPr>
                <w:sz w:val="16"/>
              </w:rPr>
              <w:t>0.9264</w:t>
            </w:r>
          </w:p>
        </w:tc>
        <w:tc>
          <w:tcPr>
            <w:tcW w:w="33pt" w:type="dxa"/>
            <w:shd w:val="clear" w:color="auto" w:fill="FFFFFF"/>
            <w:tcMar>
              <w:top w:w="2pt" w:type="dxa"/>
              <w:start w:w="1pt" w:type="dxa"/>
              <w:bottom w:w="2pt" w:type="dxa"/>
              <w:end w:w="1pt" w:type="dxa"/>
            </w:tcMar>
            <w:vAlign w:val="center"/>
          </w:tcPr>
          <w:p w14:paraId="5A018551" w14:textId="77777777" w:rsidR="00262D32" w:rsidRDefault="00604D90">
            <w:pPr>
              <w:spacing w:before="3pt" w:after="3pt"/>
            </w:pPr>
            <w:r>
              <w:rPr>
                <w:sz w:val="16"/>
              </w:rPr>
              <w:t>90.95</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604D9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604D9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604D9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604D90">
            <w:pPr>
              <w:spacing w:before="3pt" w:after="3pt"/>
            </w:pPr>
            <w:r>
              <w:rPr>
                <w:sz w:val="16"/>
              </w:rPr>
              <w:t>0.9107</w:t>
            </w:r>
          </w:p>
        </w:tc>
        <w:tc>
          <w:tcPr>
            <w:tcW w:w="33pt" w:type="dxa"/>
            <w:shd w:val="clear" w:color="auto" w:fill="FFFFFF"/>
            <w:tcMar>
              <w:top w:w="2pt" w:type="dxa"/>
              <w:start w:w="1pt" w:type="dxa"/>
              <w:bottom w:w="2pt" w:type="dxa"/>
              <w:end w:w="1pt" w:type="dxa"/>
            </w:tcMar>
            <w:vAlign w:val="center"/>
          </w:tcPr>
          <w:p w14:paraId="45EF0D2E" w14:textId="77777777" w:rsidR="00262D32" w:rsidRDefault="00604D9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604D9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604D9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2F741E9D" w14:textId="77777777" w:rsidR="00262D32" w:rsidRDefault="00604D9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604D9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604D9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604D9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604D90">
            <w:pPr>
              <w:spacing w:before="3pt" w:after="3pt"/>
            </w:pPr>
            <w:r>
              <w:rPr>
                <w:sz w:val="16"/>
              </w:rPr>
              <w:t>0.9003</w:t>
            </w:r>
          </w:p>
        </w:tc>
        <w:tc>
          <w:tcPr>
            <w:tcW w:w="33pt" w:type="dxa"/>
            <w:shd w:val="clear" w:color="auto" w:fill="FFFFFF"/>
            <w:tcMar>
              <w:top w:w="2pt" w:type="dxa"/>
              <w:start w:w="1pt" w:type="dxa"/>
              <w:bottom w:w="2pt" w:type="dxa"/>
              <w:end w:w="1pt" w:type="dxa"/>
            </w:tcMar>
            <w:vAlign w:val="center"/>
          </w:tcPr>
          <w:p w14:paraId="6F51F351" w14:textId="77777777" w:rsidR="00262D32" w:rsidRDefault="00604D9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604D9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604D9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604D9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604D90">
            <w:pPr>
              <w:spacing w:before="3pt" w:after="3pt"/>
            </w:pPr>
            <w:r>
              <w:rPr>
                <w:sz w:val="16"/>
              </w:rPr>
              <w:t>0.8905</w:t>
            </w:r>
          </w:p>
        </w:tc>
        <w:tc>
          <w:tcPr>
            <w:tcW w:w="33pt" w:type="dxa"/>
            <w:shd w:val="clear" w:color="auto" w:fill="FFFFFF"/>
            <w:tcMar>
              <w:top w:w="2pt" w:type="dxa"/>
              <w:start w:w="1pt" w:type="dxa"/>
              <w:bottom w:w="2pt" w:type="dxa"/>
              <w:end w:w="1pt" w:type="dxa"/>
            </w:tcMar>
            <w:vAlign w:val="center"/>
          </w:tcPr>
          <w:p w14:paraId="4C00803A" w14:textId="77777777" w:rsidR="00262D32" w:rsidRDefault="00604D9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604D9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604D9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604D90">
            <w:pPr>
              <w:spacing w:before="3pt" w:after="3pt"/>
            </w:pPr>
            <w:r>
              <w:rPr>
                <w:sz w:val="16"/>
              </w:rPr>
              <w:t>0.8644</w:t>
            </w:r>
          </w:p>
        </w:tc>
        <w:tc>
          <w:tcPr>
            <w:tcW w:w="33pt" w:type="dxa"/>
            <w:shd w:val="clear" w:color="auto" w:fill="FFFFFF"/>
            <w:tcMar>
              <w:top w:w="2pt" w:type="dxa"/>
              <w:start w:w="1pt" w:type="dxa"/>
              <w:bottom w:w="2pt" w:type="dxa"/>
              <w:end w:w="1pt" w:type="dxa"/>
            </w:tcMar>
            <w:vAlign w:val="center"/>
          </w:tcPr>
          <w:p w14:paraId="0E08178D" w14:textId="77777777" w:rsidR="00262D32" w:rsidRDefault="00604D9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604D9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604D9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5C243552" w14:textId="77777777" w:rsidR="00262D32" w:rsidRDefault="00604D9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604D9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604D9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604D9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604D90">
            <w:pPr>
              <w:spacing w:before="3pt" w:after="3pt"/>
            </w:pPr>
            <w:r>
              <w:rPr>
                <w:sz w:val="16"/>
              </w:rPr>
              <w:t>0.9142</w:t>
            </w:r>
          </w:p>
        </w:tc>
        <w:tc>
          <w:tcPr>
            <w:tcW w:w="33pt" w:type="dxa"/>
            <w:shd w:val="clear" w:color="auto" w:fill="FFFFFF"/>
            <w:tcMar>
              <w:top w:w="2pt" w:type="dxa"/>
              <w:start w:w="1pt" w:type="dxa"/>
              <w:bottom w:w="2pt" w:type="dxa"/>
              <w:end w:w="1pt" w:type="dxa"/>
            </w:tcMar>
            <w:vAlign w:val="center"/>
          </w:tcPr>
          <w:p w14:paraId="6FB47CDD" w14:textId="77777777" w:rsidR="00262D32" w:rsidRDefault="00604D90">
            <w:pPr>
              <w:spacing w:before="3pt" w:after="3pt"/>
            </w:pPr>
            <w:r>
              <w:rPr>
                <w:sz w:val="16"/>
              </w:rPr>
              <w:t>95.56</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604D9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604D9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604D9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604D90">
            <w:pPr>
              <w:spacing w:before="3pt" w:after="3pt"/>
            </w:pPr>
            <w:r>
              <w:rPr>
                <w:sz w:val="16"/>
              </w:rPr>
              <w:t>0.8828</w:t>
            </w:r>
          </w:p>
        </w:tc>
        <w:tc>
          <w:tcPr>
            <w:tcW w:w="33pt" w:type="dxa"/>
            <w:shd w:val="clear" w:color="auto" w:fill="FFFFFF"/>
            <w:tcMar>
              <w:top w:w="2pt" w:type="dxa"/>
              <w:start w:w="1pt" w:type="dxa"/>
              <w:bottom w:w="2pt" w:type="dxa"/>
              <w:end w:w="1pt" w:type="dxa"/>
            </w:tcMar>
            <w:vAlign w:val="center"/>
          </w:tcPr>
          <w:p w14:paraId="1B79230E" w14:textId="77777777" w:rsidR="00262D32" w:rsidRDefault="00604D9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604D9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604D9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604D9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604D90">
            <w:pPr>
              <w:spacing w:before="3pt" w:after="3pt"/>
            </w:pPr>
            <w:r>
              <w:rPr>
                <w:sz w:val="16"/>
              </w:rPr>
              <w:t>0.8931</w:t>
            </w:r>
          </w:p>
        </w:tc>
        <w:tc>
          <w:tcPr>
            <w:tcW w:w="33pt" w:type="dxa"/>
            <w:shd w:val="clear" w:color="auto" w:fill="FFFFFF"/>
            <w:tcMar>
              <w:top w:w="2pt" w:type="dxa"/>
              <w:start w:w="1pt" w:type="dxa"/>
              <w:bottom w:w="2pt" w:type="dxa"/>
              <w:end w:w="1pt" w:type="dxa"/>
            </w:tcMar>
            <w:vAlign w:val="center"/>
          </w:tcPr>
          <w:p w14:paraId="72039972" w14:textId="77777777" w:rsidR="00262D32" w:rsidRDefault="00604D9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604D9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604D9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604D9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604D90">
            <w:pPr>
              <w:spacing w:before="3pt" w:after="3pt"/>
            </w:pPr>
            <w:r>
              <w:rPr>
                <w:sz w:val="16"/>
              </w:rPr>
              <w:t>0.8908</w:t>
            </w:r>
          </w:p>
        </w:tc>
        <w:tc>
          <w:tcPr>
            <w:tcW w:w="33pt" w:type="dxa"/>
            <w:shd w:val="clear" w:color="auto" w:fill="FFFFFF"/>
            <w:tcMar>
              <w:top w:w="2pt" w:type="dxa"/>
              <w:start w:w="1pt" w:type="dxa"/>
              <w:bottom w:w="2pt" w:type="dxa"/>
              <w:end w:w="1pt" w:type="dxa"/>
            </w:tcMar>
            <w:vAlign w:val="center"/>
          </w:tcPr>
          <w:p w14:paraId="461B0C0F" w14:textId="77777777" w:rsidR="00262D32" w:rsidRDefault="00604D9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604D9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604D9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604D9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604D90">
            <w:pPr>
              <w:spacing w:before="3pt" w:after="3pt"/>
            </w:pPr>
            <w:r>
              <w:rPr>
                <w:sz w:val="16"/>
              </w:rPr>
              <w:t>0.9005</w:t>
            </w:r>
          </w:p>
        </w:tc>
        <w:tc>
          <w:tcPr>
            <w:tcW w:w="33pt" w:type="dxa"/>
            <w:shd w:val="clear" w:color="auto" w:fill="FFFFFF"/>
            <w:tcMar>
              <w:top w:w="2pt" w:type="dxa"/>
              <w:start w:w="1pt" w:type="dxa"/>
              <w:bottom w:w="2pt" w:type="dxa"/>
              <w:end w:w="1pt" w:type="dxa"/>
            </w:tcMar>
            <w:vAlign w:val="center"/>
          </w:tcPr>
          <w:p w14:paraId="6F905BB4" w14:textId="77777777" w:rsidR="00262D32" w:rsidRDefault="00604D9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604D9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604D9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604D9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604D90">
            <w:pPr>
              <w:spacing w:before="3pt" w:after="3pt"/>
            </w:pPr>
            <w:r>
              <w:rPr>
                <w:sz w:val="16"/>
              </w:rPr>
              <w:t>0.8790</w:t>
            </w:r>
          </w:p>
        </w:tc>
        <w:tc>
          <w:tcPr>
            <w:tcW w:w="33pt" w:type="dxa"/>
            <w:shd w:val="clear" w:color="auto" w:fill="FFFFFF"/>
            <w:tcMar>
              <w:top w:w="2pt" w:type="dxa"/>
              <w:start w:w="1pt" w:type="dxa"/>
              <w:bottom w:w="2pt" w:type="dxa"/>
              <w:end w:w="1pt" w:type="dxa"/>
            </w:tcMar>
            <w:vAlign w:val="center"/>
          </w:tcPr>
          <w:p w14:paraId="18EAE34E" w14:textId="77777777" w:rsidR="00262D32" w:rsidRDefault="00604D9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604D9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604D9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604D90">
            <w:pPr>
              <w:spacing w:before="3pt" w:after="3pt"/>
            </w:pPr>
            <w:r>
              <w:rPr>
                <w:sz w:val="16"/>
              </w:rPr>
              <w:t>0.8868</w:t>
            </w:r>
          </w:p>
        </w:tc>
        <w:tc>
          <w:tcPr>
            <w:tcW w:w="33pt" w:type="dxa"/>
            <w:shd w:val="clear" w:color="auto" w:fill="FFFFFF"/>
            <w:tcMar>
              <w:top w:w="2pt" w:type="dxa"/>
              <w:start w:w="1pt" w:type="dxa"/>
              <w:bottom w:w="2pt" w:type="dxa"/>
              <w:end w:w="1pt" w:type="dxa"/>
            </w:tcMar>
            <w:vAlign w:val="center"/>
          </w:tcPr>
          <w:p w14:paraId="656725B8" w14:textId="77777777" w:rsidR="00262D32" w:rsidRDefault="00604D9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604D9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604D9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604D9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604D90">
            <w:pPr>
              <w:spacing w:before="3pt" w:after="3pt"/>
            </w:pPr>
            <w:r>
              <w:rPr>
                <w:sz w:val="16"/>
              </w:rPr>
              <w:t>0.8522</w:t>
            </w:r>
          </w:p>
        </w:tc>
        <w:tc>
          <w:tcPr>
            <w:tcW w:w="33pt" w:type="dxa"/>
            <w:shd w:val="clear" w:color="auto" w:fill="FFFFFF"/>
            <w:tcMar>
              <w:top w:w="2pt" w:type="dxa"/>
              <w:start w:w="1pt" w:type="dxa"/>
              <w:bottom w:w="2pt" w:type="dxa"/>
              <w:end w:w="1pt" w:type="dxa"/>
            </w:tcMar>
            <w:vAlign w:val="center"/>
          </w:tcPr>
          <w:p w14:paraId="67D7B5F7" w14:textId="77777777" w:rsidR="00262D32" w:rsidRDefault="00604D90">
            <w:pPr>
              <w:spacing w:before="3pt" w:after="3pt"/>
            </w:pPr>
            <w:r>
              <w:rPr>
                <w:sz w:val="16"/>
              </w:rPr>
              <w:t>42.24</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604D9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604D9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604D9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604D90">
            <w:pPr>
              <w:spacing w:before="3pt" w:after="3pt"/>
            </w:pPr>
            <w:r>
              <w:rPr>
                <w:sz w:val="16"/>
              </w:rPr>
              <w:t>0.8250</w:t>
            </w:r>
          </w:p>
        </w:tc>
        <w:tc>
          <w:tcPr>
            <w:tcW w:w="33pt" w:type="dxa"/>
            <w:shd w:val="clear" w:color="auto" w:fill="FFFFFF"/>
            <w:tcMar>
              <w:top w:w="2pt" w:type="dxa"/>
              <w:start w:w="1pt" w:type="dxa"/>
              <w:bottom w:w="2pt" w:type="dxa"/>
              <w:end w:w="1pt" w:type="dxa"/>
            </w:tcMar>
            <w:vAlign w:val="center"/>
          </w:tcPr>
          <w:p w14:paraId="72E49C4E" w14:textId="77777777" w:rsidR="00262D32" w:rsidRDefault="00604D9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604D9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604D9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604D9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604D90">
            <w:pPr>
              <w:spacing w:before="3pt" w:after="3pt"/>
            </w:pPr>
            <w:r>
              <w:rPr>
                <w:sz w:val="16"/>
              </w:rPr>
              <w:t>0.8208</w:t>
            </w:r>
          </w:p>
        </w:tc>
        <w:tc>
          <w:tcPr>
            <w:tcW w:w="33pt" w:type="dxa"/>
            <w:shd w:val="clear" w:color="auto" w:fill="FFFFFF"/>
            <w:tcMar>
              <w:top w:w="2pt" w:type="dxa"/>
              <w:start w:w="1pt" w:type="dxa"/>
              <w:bottom w:w="2pt" w:type="dxa"/>
              <w:end w:w="1pt" w:type="dxa"/>
            </w:tcMar>
            <w:vAlign w:val="center"/>
          </w:tcPr>
          <w:p w14:paraId="0D475AD8" w14:textId="77777777" w:rsidR="00262D32" w:rsidRDefault="00604D9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604D9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604D9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604D9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604D90">
            <w:pPr>
              <w:spacing w:before="3pt" w:after="3pt"/>
            </w:pPr>
            <w:r>
              <w:rPr>
                <w:sz w:val="16"/>
              </w:rPr>
              <w:t>0.8113</w:t>
            </w:r>
          </w:p>
        </w:tc>
        <w:tc>
          <w:tcPr>
            <w:tcW w:w="33pt" w:type="dxa"/>
            <w:shd w:val="clear" w:color="auto" w:fill="FFFFFF"/>
            <w:tcMar>
              <w:top w:w="2pt" w:type="dxa"/>
              <w:start w:w="1pt" w:type="dxa"/>
              <w:bottom w:w="2pt" w:type="dxa"/>
              <w:end w:w="1pt" w:type="dxa"/>
            </w:tcMar>
            <w:vAlign w:val="center"/>
          </w:tcPr>
          <w:p w14:paraId="62CD7EE1" w14:textId="77777777" w:rsidR="00262D32" w:rsidRDefault="00604D9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604D9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604D9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604D9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604D90">
            <w:pPr>
              <w:spacing w:before="3pt" w:after="3pt"/>
            </w:pPr>
            <w:r>
              <w:rPr>
                <w:sz w:val="16"/>
              </w:rPr>
              <w:t>0.8196</w:t>
            </w:r>
          </w:p>
        </w:tc>
        <w:tc>
          <w:tcPr>
            <w:tcW w:w="33pt" w:type="dxa"/>
            <w:shd w:val="clear" w:color="auto" w:fill="FFFFFF"/>
            <w:tcMar>
              <w:top w:w="2pt" w:type="dxa"/>
              <w:start w:w="1pt" w:type="dxa"/>
              <w:bottom w:w="2pt" w:type="dxa"/>
              <w:end w:w="1pt" w:type="dxa"/>
            </w:tcMar>
            <w:vAlign w:val="center"/>
          </w:tcPr>
          <w:p w14:paraId="05C0732F" w14:textId="77777777" w:rsidR="00262D32" w:rsidRDefault="00604D9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604D9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604D9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604D9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604D90">
            <w:pPr>
              <w:spacing w:before="3pt" w:after="3pt"/>
            </w:pPr>
            <w:r>
              <w:rPr>
                <w:sz w:val="16"/>
              </w:rPr>
              <w:t>0.8126</w:t>
            </w:r>
          </w:p>
        </w:tc>
        <w:tc>
          <w:tcPr>
            <w:tcW w:w="33pt" w:type="dxa"/>
            <w:shd w:val="clear" w:color="auto" w:fill="FFFFFF"/>
            <w:tcMar>
              <w:top w:w="2pt" w:type="dxa"/>
              <w:start w:w="1pt" w:type="dxa"/>
              <w:bottom w:w="2pt" w:type="dxa"/>
              <w:end w:w="1pt" w:type="dxa"/>
            </w:tcMar>
            <w:vAlign w:val="center"/>
          </w:tcPr>
          <w:p w14:paraId="54891A82" w14:textId="77777777" w:rsidR="00262D32" w:rsidRDefault="00604D9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604D9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604D9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604D9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604D90">
            <w:pPr>
              <w:spacing w:before="3pt" w:after="3pt"/>
            </w:pPr>
            <w:r>
              <w:rPr>
                <w:sz w:val="16"/>
              </w:rPr>
              <w:t>0.8191</w:t>
            </w:r>
          </w:p>
        </w:tc>
        <w:tc>
          <w:tcPr>
            <w:tcW w:w="33pt" w:type="dxa"/>
            <w:shd w:val="clear" w:color="auto" w:fill="FFFFFF"/>
            <w:tcMar>
              <w:top w:w="2pt" w:type="dxa"/>
              <w:start w:w="1pt" w:type="dxa"/>
              <w:bottom w:w="2pt" w:type="dxa"/>
              <w:end w:w="1pt" w:type="dxa"/>
            </w:tcMar>
            <w:vAlign w:val="center"/>
          </w:tcPr>
          <w:p w14:paraId="40903B42" w14:textId="77777777" w:rsidR="00262D32" w:rsidRDefault="00604D9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604D9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604D9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604D9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604D90">
            <w:pPr>
              <w:spacing w:before="3pt" w:after="3pt"/>
            </w:pPr>
            <w:r>
              <w:rPr>
                <w:sz w:val="16"/>
              </w:rPr>
              <w:t>0.7262</w:t>
            </w:r>
          </w:p>
        </w:tc>
        <w:tc>
          <w:tcPr>
            <w:tcW w:w="33pt" w:type="dxa"/>
            <w:shd w:val="clear" w:color="auto" w:fill="FFFFFF"/>
            <w:tcMar>
              <w:top w:w="2pt" w:type="dxa"/>
              <w:start w:w="1pt" w:type="dxa"/>
              <w:bottom w:w="2pt" w:type="dxa"/>
              <w:end w:w="1pt" w:type="dxa"/>
            </w:tcMar>
            <w:vAlign w:val="center"/>
          </w:tcPr>
          <w:p w14:paraId="7D69F80E" w14:textId="77777777" w:rsidR="00262D32" w:rsidRDefault="00604D90">
            <w:pPr>
              <w:spacing w:before="3pt" w:after="3pt"/>
            </w:pPr>
            <w:r>
              <w:rPr>
                <w:sz w:val="16"/>
              </w:rPr>
              <w:t>91.65</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604D9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604D9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604D9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604D90">
            <w:pPr>
              <w:spacing w:before="3pt" w:after="3pt"/>
            </w:pPr>
            <w:r>
              <w:rPr>
                <w:sz w:val="16"/>
              </w:rPr>
              <w:t>0.6965</w:t>
            </w:r>
          </w:p>
        </w:tc>
        <w:tc>
          <w:tcPr>
            <w:tcW w:w="33pt" w:type="dxa"/>
            <w:shd w:val="clear" w:color="auto" w:fill="FFFFFF"/>
            <w:tcMar>
              <w:top w:w="2pt" w:type="dxa"/>
              <w:start w:w="1pt" w:type="dxa"/>
              <w:bottom w:w="2pt" w:type="dxa"/>
              <w:end w:w="1pt" w:type="dxa"/>
            </w:tcMar>
            <w:vAlign w:val="center"/>
          </w:tcPr>
          <w:p w14:paraId="1B36BC60" w14:textId="77777777" w:rsidR="00262D32" w:rsidRDefault="00604D9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604D9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604D9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604D9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604D90">
            <w:pPr>
              <w:spacing w:before="3pt" w:after="3pt"/>
            </w:pPr>
            <w:r>
              <w:rPr>
                <w:sz w:val="16"/>
              </w:rPr>
              <w:t>0.6779</w:t>
            </w:r>
          </w:p>
        </w:tc>
        <w:tc>
          <w:tcPr>
            <w:tcW w:w="33pt" w:type="dxa"/>
            <w:shd w:val="clear" w:color="auto" w:fill="FFFFFF"/>
            <w:tcMar>
              <w:top w:w="2pt" w:type="dxa"/>
              <w:start w:w="1pt" w:type="dxa"/>
              <w:bottom w:w="2pt" w:type="dxa"/>
              <w:end w:w="1pt" w:type="dxa"/>
            </w:tcMar>
            <w:vAlign w:val="center"/>
          </w:tcPr>
          <w:p w14:paraId="14B82B07" w14:textId="77777777" w:rsidR="00262D32" w:rsidRDefault="00604D9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604D9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604D9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604D9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604D90">
            <w:pPr>
              <w:spacing w:before="3pt" w:after="3pt"/>
            </w:pPr>
            <w:r>
              <w:rPr>
                <w:sz w:val="16"/>
              </w:rPr>
              <w:t>0.6072</w:t>
            </w:r>
          </w:p>
        </w:tc>
        <w:tc>
          <w:tcPr>
            <w:tcW w:w="33pt" w:type="dxa"/>
            <w:shd w:val="clear" w:color="auto" w:fill="FFFFFF"/>
            <w:tcMar>
              <w:top w:w="2pt" w:type="dxa"/>
              <w:start w:w="1pt" w:type="dxa"/>
              <w:bottom w:w="2pt" w:type="dxa"/>
              <w:end w:w="1pt" w:type="dxa"/>
            </w:tcMar>
            <w:vAlign w:val="center"/>
          </w:tcPr>
          <w:p w14:paraId="35548FDC" w14:textId="77777777" w:rsidR="00262D32" w:rsidRDefault="00604D9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604D9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604D9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604D9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604D90">
            <w:pPr>
              <w:spacing w:before="3pt" w:after="3pt"/>
            </w:pPr>
            <w:r>
              <w:rPr>
                <w:sz w:val="16"/>
              </w:rPr>
              <w:t>0.6119</w:t>
            </w:r>
          </w:p>
        </w:tc>
        <w:tc>
          <w:tcPr>
            <w:tcW w:w="33pt" w:type="dxa"/>
            <w:shd w:val="clear" w:color="auto" w:fill="FFFFFF"/>
            <w:tcMar>
              <w:top w:w="2pt" w:type="dxa"/>
              <w:start w:w="1pt" w:type="dxa"/>
              <w:bottom w:w="2pt" w:type="dxa"/>
              <w:end w:w="1pt" w:type="dxa"/>
            </w:tcMar>
            <w:vAlign w:val="center"/>
          </w:tcPr>
          <w:p w14:paraId="7F894B50" w14:textId="77777777" w:rsidR="00262D32" w:rsidRDefault="00604D9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604D9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604D9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604D9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604D90">
            <w:pPr>
              <w:spacing w:before="3pt" w:after="3pt"/>
            </w:pPr>
            <w:r>
              <w:rPr>
                <w:sz w:val="16"/>
              </w:rPr>
              <w:t>0.6344</w:t>
            </w:r>
          </w:p>
        </w:tc>
        <w:tc>
          <w:tcPr>
            <w:tcW w:w="33pt" w:type="dxa"/>
            <w:shd w:val="clear" w:color="auto" w:fill="FFFFFF"/>
            <w:tcMar>
              <w:top w:w="2pt" w:type="dxa"/>
              <w:start w:w="1pt" w:type="dxa"/>
              <w:bottom w:w="2pt" w:type="dxa"/>
              <w:end w:w="1pt" w:type="dxa"/>
            </w:tcMar>
            <w:vAlign w:val="center"/>
          </w:tcPr>
          <w:p w14:paraId="090BEE44" w14:textId="77777777" w:rsidR="00262D32" w:rsidRDefault="00604D9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604D9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604D9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604D90">
            <w:pPr>
              <w:spacing w:before="3pt" w:after="3pt"/>
            </w:pPr>
            <w:r>
              <w:rPr>
                <w:sz w:val="16"/>
              </w:rPr>
              <w:t>0.6820</w:t>
            </w:r>
          </w:p>
        </w:tc>
        <w:tc>
          <w:tcPr>
            <w:tcW w:w="33pt" w:type="dxa"/>
            <w:shd w:val="clear" w:color="auto" w:fill="FFFFFF"/>
            <w:tcMar>
              <w:top w:w="2pt" w:type="dxa"/>
              <w:start w:w="1pt" w:type="dxa"/>
              <w:bottom w:w="2pt" w:type="dxa"/>
              <w:end w:w="1pt" w:type="dxa"/>
            </w:tcMar>
            <w:vAlign w:val="center"/>
          </w:tcPr>
          <w:p w14:paraId="5D2D52B6" w14:textId="77777777" w:rsidR="00262D32" w:rsidRDefault="00604D9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604D9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604D9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604D9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604D90">
            <w:pPr>
              <w:spacing w:before="3pt" w:after="3pt"/>
            </w:pPr>
            <w:r>
              <w:rPr>
                <w:sz w:val="16"/>
              </w:rPr>
              <w:t>0.1552</w:t>
            </w:r>
          </w:p>
        </w:tc>
        <w:tc>
          <w:tcPr>
            <w:tcW w:w="33pt" w:type="dxa"/>
            <w:shd w:val="clear" w:color="auto" w:fill="FFFFFF"/>
            <w:tcMar>
              <w:top w:w="2pt" w:type="dxa"/>
              <w:start w:w="1pt" w:type="dxa"/>
              <w:bottom w:w="2pt" w:type="dxa"/>
              <w:end w:w="1pt" w:type="dxa"/>
            </w:tcMar>
            <w:vAlign w:val="center"/>
          </w:tcPr>
          <w:p w14:paraId="5209AABD" w14:textId="77777777" w:rsidR="00262D32" w:rsidRDefault="00604D90">
            <w:pPr>
              <w:spacing w:before="3pt" w:after="3pt"/>
            </w:pPr>
            <w:r>
              <w:rPr>
                <w:sz w:val="16"/>
              </w:rPr>
              <w:t>27.95</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604D9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604D9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604D9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604D90">
            <w:pPr>
              <w:spacing w:before="3pt" w:after="3pt"/>
            </w:pPr>
            <w:r>
              <w:rPr>
                <w:sz w:val="16"/>
              </w:rPr>
              <w:t>-0.1771</w:t>
            </w:r>
          </w:p>
        </w:tc>
        <w:tc>
          <w:tcPr>
            <w:tcW w:w="33pt" w:type="dxa"/>
            <w:shd w:val="clear" w:color="auto" w:fill="FFFFFF"/>
            <w:tcMar>
              <w:top w:w="2pt" w:type="dxa"/>
              <w:start w:w="1pt" w:type="dxa"/>
              <w:bottom w:w="2pt" w:type="dxa"/>
              <w:end w:w="1pt" w:type="dxa"/>
            </w:tcMar>
            <w:vAlign w:val="center"/>
          </w:tcPr>
          <w:p w14:paraId="4984F2D1" w14:textId="77777777" w:rsidR="00262D32" w:rsidRDefault="00604D9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604D9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604D9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604D9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604D90">
            <w:pPr>
              <w:spacing w:before="3pt" w:after="3pt"/>
            </w:pPr>
            <w:r>
              <w:rPr>
                <w:sz w:val="16"/>
              </w:rPr>
              <w:t>-0.0987</w:t>
            </w:r>
          </w:p>
        </w:tc>
        <w:tc>
          <w:tcPr>
            <w:tcW w:w="33pt" w:type="dxa"/>
            <w:shd w:val="clear" w:color="auto" w:fill="FFFFFF"/>
            <w:tcMar>
              <w:top w:w="2pt" w:type="dxa"/>
              <w:start w:w="1pt" w:type="dxa"/>
              <w:bottom w:w="2pt" w:type="dxa"/>
              <w:end w:w="1pt" w:type="dxa"/>
            </w:tcMar>
            <w:vAlign w:val="center"/>
          </w:tcPr>
          <w:p w14:paraId="0A1CED96" w14:textId="77777777" w:rsidR="00262D32" w:rsidRDefault="00604D9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604D9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604D9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604D9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604D90">
            <w:pPr>
              <w:spacing w:before="3pt" w:after="3pt"/>
            </w:pPr>
            <w:r>
              <w:rPr>
                <w:sz w:val="16"/>
              </w:rPr>
              <w:t>-0.5150</w:t>
            </w:r>
          </w:p>
        </w:tc>
        <w:tc>
          <w:tcPr>
            <w:tcW w:w="33pt" w:type="dxa"/>
            <w:shd w:val="clear" w:color="auto" w:fill="FFFFFF"/>
            <w:tcMar>
              <w:top w:w="2pt" w:type="dxa"/>
              <w:start w:w="1pt" w:type="dxa"/>
              <w:bottom w:w="2pt" w:type="dxa"/>
              <w:end w:w="1pt" w:type="dxa"/>
            </w:tcMar>
            <w:vAlign w:val="center"/>
          </w:tcPr>
          <w:p w14:paraId="4B798370" w14:textId="77777777" w:rsidR="00262D32" w:rsidRDefault="00604D9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604D9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604D9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604D9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604D90">
            <w:pPr>
              <w:spacing w:before="3pt" w:after="3pt"/>
            </w:pPr>
            <w:r>
              <w:rPr>
                <w:sz w:val="16"/>
              </w:rPr>
              <w:t>-0.1187</w:t>
            </w:r>
          </w:p>
        </w:tc>
        <w:tc>
          <w:tcPr>
            <w:tcW w:w="33pt" w:type="dxa"/>
            <w:shd w:val="clear" w:color="auto" w:fill="FFFFFF"/>
            <w:tcMar>
              <w:top w:w="2pt" w:type="dxa"/>
              <w:start w:w="1pt" w:type="dxa"/>
              <w:bottom w:w="2pt" w:type="dxa"/>
              <w:end w:w="1pt" w:type="dxa"/>
            </w:tcMar>
            <w:vAlign w:val="center"/>
          </w:tcPr>
          <w:p w14:paraId="21A5CA2C" w14:textId="77777777" w:rsidR="00262D32" w:rsidRDefault="00604D9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604D9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604D9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604D9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604D90">
            <w:pPr>
              <w:spacing w:before="3pt" w:after="3pt"/>
            </w:pPr>
            <w:r>
              <w:rPr>
                <w:sz w:val="16"/>
              </w:rPr>
              <w:t>-0.2215</w:t>
            </w:r>
          </w:p>
        </w:tc>
        <w:tc>
          <w:tcPr>
            <w:tcW w:w="33pt" w:type="dxa"/>
            <w:shd w:val="clear" w:color="auto" w:fill="FFFFFF"/>
            <w:tcMar>
              <w:top w:w="2pt" w:type="dxa"/>
              <w:start w:w="1pt" w:type="dxa"/>
              <w:bottom w:w="2pt" w:type="dxa"/>
              <w:end w:w="1pt" w:type="dxa"/>
            </w:tcMar>
            <w:vAlign w:val="center"/>
          </w:tcPr>
          <w:p w14:paraId="41A07D00" w14:textId="77777777" w:rsidR="00262D32" w:rsidRDefault="00604D9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604D9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604D9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604D9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604D90">
            <w:pPr>
              <w:spacing w:before="3pt" w:after="3pt"/>
            </w:pPr>
            <w:r>
              <w:rPr>
                <w:sz w:val="16"/>
              </w:rPr>
              <w:t>-0.1339</w:t>
            </w:r>
          </w:p>
        </w:tc>
        <w:tc>
          <w:tcPr>
            <w:tcW w:w="33pt" w:type="dxa"/>
            <w:shd w:val="clear" w:color="auto" w:fill="FFFFFF"/>
            <w:tcMar>
              <w:top w:w="2pt" w:type="dxa"/>
              <w:start w:w="1pt" w:type="dxa"/>
              <w:bottom w:w="2pt" w:type="dxa"/>
              <w:end w:w="1pt" w:type="dxa"/>
            </w:tcMar>
            <w:vAlign w:val="center"/>
          </w:tcPr>
          <w:p w14:paraId="6ECFBAA8" w14:textId="77777777" w:rsidR="00262D32" w:rsidRDefault="00604D90">
            <w:pPr>
              <w:spacing w:before="3pt" w:after="3pt"/>
            </w:pPr>
            <w:r>
              <w:rPr>
                <w:sz w:val="16"/>
              </w:rPr>
              <w:t>46.16</w:t>
            </w:r>
          </w:p>
        </w:tc>
      </w:tr>
    </w:tbl>
    <w:p w14:paraId="447AC4A6" w14:textId="77777777" w:rsidR="00B952C0" w:rsidRDefault="00604D90">
      <w:pPr>
        <w:pStyle w:val="tablehead"/>
        <w:keepNext/>
        <w:spacing w:before="4pt" w:after="3pt" w:line="12.60pt" w:lineRule="auto"/>
      </w:pPr>
      <w:bookmarkStart w:id="22" w:name="tbl_4"/>
      <w:r>
        <w:rPr>
          <w:b/>
          <w:sz w:val="17"/>
        </w:rPr>
        <w:t>TABLE IV.</w:t>
      </w:r>
      <w:r>
        <w:rPr>
          <w:sz w:val="17"/>
        </w:rPr>
        <w:t xml:space="preserve"> DETAILED EMPIRICAL FORECASTING PERFORMANCE ON DO 0.001% DIESEL (SEED=42)</w:t>
      </w:r>
      <w:bookmarkEnd w:id="22"/>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604D9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604D9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604D9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604D90">
            <w:pPr>
              <w:spacing w:before="3pt" w:after="3pt"/>
            </w:pPr>
            <w:r>
              <w:rPr>
                <w:sz w:val="16"/>
              </w:rPr>
              <w:t>0.9622</w:t>
            </w:r>
          </w:p>
        </w:tc>
        <w:tc>
          <w:tcPr>
            <w:tcW w:w="33pt" w:type="dxa"/>
            <w:shd w:val="clear" w:color="auto" w:fill="FFFFFF"/>
            <w:tcMar>
              <w:top w:w="2pt" w:type="dxa"/>
              <w:start w:w="1pt" w:type="dxa"/>
              <w:bottom w:w="2pt" w:type="dxa"/>
              <w:end w:w="1pt" w:type="dxa"/>
            </w:tcMar>
            <w:vAlign w:val="center"/>
          </w:tcPr>
          <w:p w14:paraId="424EF72B" w14:textId="77777777" w:rsidR="00262D32" w:rsidRDefault="00604D90">
            <w:pPr>
              <w:spacing w:before="3pt" w:after="3pt"/>
            </w:pPr>
            <w:r>
              <w:rPr>
                <w:sz w:val="16"/>
              </w:rPr>
              <w:t>84.92</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604D9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604D9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604D9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604D90">
            <w:pPr>
              <w:spacing w:before="3pt" w:after="3pt"/>
            </w:pPr>
            <w:r>
              <w:rPr>
                <w:sz w:val="16"/>
              </w:rPr>
              <w:t>0.9588</w:t>
            </w:r>
          </w:p>
        </w:tc>
        <w:tc>
          <w:tcPr>
            <w:tcW w:w="33pt" w:type="dxa"/>
            <w:shd w:val="clear" w:color="auto" w:fill="FFFFFF"/>
            <w:tcMar>
              <w:top w:w="2pt" w:type="dxa"/>
              <w:start w:w="1pt" w:type="dxa"/>
              <w:bottom w:w="2pt" w:type="dxa"/>
              <w:end w:w="1pt" w:type="dxa"/>
            </w:tcMar>
            <w:vAlign w:val="center"/>
          </w:tcPr>
          <w:p w14:paraId="12D8C09D" w14:textId="77777777" w:rsidR="00262D32" w:rsidRDefault="00604D9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604D9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604D9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604D9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604D90">
            <w:pPr>
              <w:spacing w:before="3pt" w:after="3pt"/>
            </w:pPr>
            <w:r>
              <w:rPr>
                <w:sz w:val="16"/>
              </w:rPr>
              <w:t>0.9579</w:t>
            </w:r>
          </w:p>
        </w:tc>
        <w:tc>
          <w:tcPr>
            <w:tcW w:w="33pt" w:type="dxa"/>
            <w:shd w:val="clear" w:color="auto" w:fill="FFFFFF"/>
            <w:tcMar>
              <w:top w:w="2pt" w:type="dxa"/>
              <w:start w:w="1pt" w:type="dxa"/>
              <w:bottom w:w="2pt" w:type="dxa"/>
              <w:end w:w="1pt" w:type="dxa"/>
            </w:tcMar>
            <w:vAlign w:val="center"/>
          </w:tcPr>
          <w:p w14:paraId="25A81725" w14:textId="77777777" w:rsidR="00262D32" w:rsidRDefault="00604D9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604D9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604D9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604D90">
            <w:pPr>
              <w:spacing w:before="3pt" w:after="3pt"/>
            </w:pPr>
            <w:r>
              <w:rPr>
                <w:sz w:val="16"/>
              </w:rPr>
              <w:t>0.9593</w:t>
            </w:r>
          </w:p>
        </w:tc>
        <w:tc>
          <w:tcPr>
            <w:tcW w:w="33pt" w:type="dxa"/>
            <w:shd w:val="clear" w:color="auto" w:fill="FFFFFF"/>
            <w:tcMar>
              <w:top w:w="2pt" w:type="dxa"/>
              <w:start w:w="1pt" w:type="dxa"/>
              <w:bottom w:w="2pt" w:type="dxa"/>
              <w:end w:w="1pt" w:type="dxa"/>
            </w:tcMar>
            <w:vAlign w:val="center"/>
          </w:tcPr>
          <w:p w14:paraId="04ADC104" w14:textId="77777777" w:rsidR="00262D32" w:rsidRDefault="00604D9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604D9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604D9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604D9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604D90">
            <w:pPr>
              <w:spacing w:before="3pt" w:after="3pt"/>
            </w:pPr>
            <w:r>
              <w:rPr>
                <w:sz w:val="16"/>
              </w:rPr>
              <w:t>0.9604</w:t>
            </w:r>
          </w:p>
        </w:tc>
        <w:tc>
          <w:tcPr>
            <w:tcW w:w="33pt" w:type="dxa"/>
            <w:shd w:val="clear" w:color="auto" w:fill="FFFFFF"/>
            <w:tcMar>
              <w:top w:w="2pt" w:type="dxa"/>
              <w:start w:w="1pt" w:type="dxa"/>
              <w:bottom w:w="2pt" w:type="dxa"/>
              <w:end w:w="1pt" w:type="dxa"/>
            </w:tcMar>
            <w:vAlign w:val="center"/>
          </w:tcPr>
          <w:p w14:paraId="17E3DE71" w14:textId="77777777" w:rsidR="00262D32" w:rsidRDefault="00604D9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604D9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604D9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604D90">
            <w:pPr>
              <w:spacing w:before="3pt" w:after="3pt"/>
            </w:pPr>
            <w:r>
              <w:rPr>
                <w:sz w:val="16"/>
              </w:rPr>
              <w:t>0.9595</w:t>
            </w:r>
          </w:p>
        </w:tc>
        <w:tc>
          <w:tcPr>
            <w:tcW w:w="33pt" w:type="dxa"/>
            <w:shd w:val="clear" w:color="auto" w:fill="FFFFFF"/>
            <w:tcMar>
              <w:top w:w="2pt" w:type="dxa"/>
              <w:start w:w="1pt" w:type="dxa"/>
              <w:bottom w:w="2pt" w:type="dxa"/>
              <w:end w:w="1pt" w:type="dxa"/>
            </w:tcMar>
            <w:vAlign w:val="center"/>
          </w:tcPr>
          <w:p w14:paraId="538F80DC" w14:textId="77777777" w:rsidR="00262D32" w:rsidRDefault="00604D9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604D9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604D9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604D9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1B5BE3B6" w14:textId="77777777" w:rsidR="00262D32" w:rsidRDefault="00604D90">
            <w:pPr>
              <w:spacing w:before="3pt" w:after="3pt"/>
            </w:pPr>
            <w:r>
              <w:rPr>
                <w:sz w:val="16"/>
              </w:rPr>
              <w:t>76.65</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604D9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604D9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604D9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604D90">
            <w:pPr>
              <w:spacing w:before="3pt" w:after="3pt"/>
            </w:pPr>
            <w:r>
              <w:rPr>
                <w:sz w:val="16"/>
              </w:rPr>
              <w:t>0.9098</w:t>
            </w:r>
          </w:p>
        </w:tc>
        <w:tc>
          <w:tcPr>
            <w:tcW w:w="33pt" w:type="dxa"/>
            <w:shd w:val="clear" w:color="auto" w:fill="FFFFFF"/>
            <w:tcMar>
              <w:top w:w="2pt" w:type="dxa"/>
              <w:start w:w="1pt" w:type="dxa"/>
              <w:bottom w:w="2pt" w:type="dxa"/>
              <w:end w:w="1pt" w:type="dxa"/>
            </w:tcMar>
            <w:vAlign w:val="center"/>
          </w:tcPr>
          <w:p w14:paraId="591F460D" w14:textId="77777777" w:rsidR="00262D32" w:rsidRDefault="00604D9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604D9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604D9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604D9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604D90">
            <w:pPr>
              <w:spacing w:before="3pt" w:after="3pt"/>
            </w:pPr>
            <w:r>
              <w:rPr>
                <w:sz w:val="16"/>
              </w:rPr>
              <w:t>0.8916</w:t>
            </w:r>
          </w:p>
        </w:tc>
        <w:tc>
          <w:tcPr>
            <w:tcW w:w="33pt" w:type="dxa"/>
            <w:shd w:val="clear" w:color="auto" w:fill="FFFFFF"/>
            <w:tcMar>
              <w:top w:w="2pt" w:type="dxa"/>
              <w:start w:w="1pt" w:type="dxa"/>
              <w:bottom w:w="2pt" w:type="dxa"/>
              <w:end w:w="1pt" w:type="dxa"/>
            </w:tcMar>
            <w:vAlign w:val="center"/>
          </w:tcPr>
          <w:p w14:paraId="356A3039" w14:textId="77777777" w:rsidR="00262D32" w:rsidRDefault="00604D9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604D9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604D9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604D9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604D90">
            <w:pPr>
              <w:spacing w:before="3pt" w:after="3pt"/>
            </w:pPr>
            <w:r>
              <w:rPr>
                <w:sz w:val="16"/>
              </w:rPr>
              <w:t>0.9058</w:t>
            </w:r>
          </w:p>
        </w:tc>
        <w:tc>
          <w:tcPr>
            <w:tcW w:w="33pt" w:type="dxa"/>
            <w:shd w:val="clear" w:color="auto" w:fill="FFFFFF"/>
            <w:tcMar>
              <w:top w:w="2pt" w:type="dxa"/>
              <w:start w:w="1pt" w:type="dxa"/>
              <w:bottom w:w="2pt" w:type="dxa"/>
              <w:end w:w="1pt" w:type="dxa"/>
            </w:tcMar>
            <w:vAlign w:val="center"/>
          </w:tcPr>
          <w:p w14:paraId="757E5181" w14:textId="77777777" w:rsidR="00262D32" w:rsidRDefault="00604D9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604D9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604D9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604D9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604D90">
            <w:pPr>
              <w:spacing w:before="3pt" w:after="3pt"/>
            </w:pPr>
            <w:r>
              <w:rPr>
                <w:sz w:val="16"/>
              </w:rPr>
              <w:t>0.8967</w:t>
            </w:r>
          </w:p>
        </w:tc>
        <w:tc>
          <w:tcPr>
            <w:tcW w:w="33pt" w:type="dxa"/>
            <w:shd w:val="clear" w:color="auto" w:fill="FFFFFF"/>
            <w:tcMar>
              <w:top w:w="2pt" w:type="dxa"/>
              <w:start w:w="1pt" w:type="dxa"/>
              <w:bottom w:w="2pt" w:type="dxa"/>
              <w:end w:w="1pt" w:type="dxa"/>
            </w:tcMar>
            <w:vAlign w:val="center"/>
          </w:tcPr>
          <w:p w14:paraId="164F2C1C" w14:textId="77777777" w:rsidR="00262D32" w:rsidRDefault="00604D9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604D9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604D9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604D9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604D90">
            <w:pPr>
              <w:spacing w:before="3pt" w:after="3pt"/>
            </w:pPr>
            <w:r>
              <w:rPr>
                <w:sz w:val="16"/>
              </w:rPr>
              <w:t>0.9010</w:t>
            </w:r>
          </w:p>
        </w:tc>
        <w:tc>
          <w:tcPr>
            <w:tcW w:w="33pt" w:type="dxa"/>
            <w:shd w:val="clear" w:color="auto" w:fill="FFFFFF"/>
            <w:tcMar>
              <w:top w:w="2pt" w:type="dxa"/>
              <w:start w:w="1pt" w:type="dxa"/>
              <w:bottom w:w="2pt" w:type="dxa"/>
              <w:end w:w="1pt" w:type="dxa"/>
            </w:tcMar>
            <w:vAlign w:val="center"/>
          </w:tcPr>
          <w:p w14:paraId="3F0F4150" w14:textId="77777777" w:rsidR="00262D32" w:rsidRDefault="00604D9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604D9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604D9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604D9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604D90">
            <w:pPr>
              <w:spacing w:before="3pt" w:after="3pt"/>
            </w:pPr>
            <w:r>
              <w:rPr>
                <w:sz w:val="16"/>
              </w:rPr>
              <w:t>0.9225</w:t>
            </w:r>
          </w:p>
        </w:tc>
        <w:tc>
          <w:tcPr>
            <w:tcW w:w="33pt" w:type="dxa"/>
            <w:shd w:val="clear" w:color="auto" w:fill="FFFFFF"/>
            <w:tcMar>
              <w:top w:w="2pt" w:type="dxa"/>
              <w:start w:w="1pt" w:type="dxa"/>
              <w:bottom w:w="2pt" w:type="dxa"/>
              <w:end w:w="1pt" w:type="dxa"/>
            </w:tcMar>
            <w:vAlign w:val="center"/>
          </w:tcPr>
          <w:p w14:paraId="7BB31546" w14:textId="77777777" w:rsidR="00262D32" w:rsidRDefault="00604D90">
            <w:pPr>
              <w:spacing w:before="3pt" w:after="3pt"/>
            </w:pPr>
            <w:r>
              <w:rPr>
                <w:sz w:val="16"/>
              </w:rPr>
              <w:t>76.88</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604D9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604D9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604D9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604D90">
            <w:pPr>
              <w:spacing w:before="3pt" w:after="3pt"/>
            </w:pPr>
            <w:r>
              <w:rPr>
                <w:sz w:val="16"/>
              </w:rPr>
              <w:t>0.9036</w:t>
            </w:r>
          </w:p>
        </w:tc>
        <w:tc>
          <w:tcPr>
            <w:tcW w:w="33pt" w:type="dxa"/>
            <w:shd w:val="clear" w:color="auto" w:fill="FFFFFF"/>
            <w:tcMar>
              <w:top w:w="2pt" w:type="dxa"/>
              <w:start w:w="1pt" w:type="dxa"/>
              <w:bottom w:w="2pt" w:type="dxa"/>
              <w:end w:w="1pt" w:type="dxa"/>
            </w:tcMar>
            <w:vAlign w:val="center"/>
          </w:tcPr>
          <w:p w14:paraId="349D4FCB" w14:textId="77777777" w:rsidR="00262D32" w:rsidRDefault="00604D9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604D9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604D9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604D9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7D9C0A78" w14:textId="77777777" w:rsidR="00262D32" w:rsidRDefault="00604D9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604D9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604D9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604D9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604D90">
            <w:pPr>
              <w:spacing w:before="3pt" w:after="3pt"/>
            </w:pPr>
            <w:r>
              <w:rPr>
                <w:sz w:val="16"/>
              </w:rPr>
              <w:t>0.8873</w:t>
            </w:r>
          </w:p>
        </w:tc>
        <w:tc>
          <w:tcPr>
            <w:tcW w:w="33pt" w:type="dxa"/>
            <w:shd w:val="clear" w:color="auto" w:fill="FFFFFF"/>
            <w:tcMar>
              <w:top w:w="2pt" w:type="dxa"/>
              <w:start w:w="1pt" w:type="dxa"/>
              <w:bottom w:w="2pt" w:type="dxa"/>
              <w:end w:w="1pt" w:type="dxa"/>
            </w:tcMar>
            <w:vAlign w:val="center"/>
          </w:tcPr>
          <w:p w14:paraId="72FA90D5" w14:textId="77777777" w:rsidR="00262D32" w:rsidRDefault="00604D9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604D9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604D9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604D9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604D90">
            <w:pPr>
              <w:spacing w:before="3pt" w:after="3pt"/>
            </w:pPr>
            <w:r>
              <w:rPr>
                <w:sz w:val="16"/>
              </w:rPr>
              <w:t>0.8936</w:t>
            </w:r>
          </w:p>
        </w:tc>
        <w:tc>
          <w:tcPr>
            <w:tcW w:w="33pt" w:type="dxa"/>
            <w:shd w:val="clear" w:color="auto" w:fill="FFFFFF"/>
            <w:tcMar>
              <w:top w:w="2pt" w:type="dxa"/>
              <w:start w:w="1pt" w:type="dxa"/>
              <w:bottom w:w="2pt" w:type="dxa"/>
              <w:end w:w="1pt" w:type="dxa"/>
            </w:tcMar>
            <w:vAlign w:val="center"/>
          </w:tcPr>
          <w:p w14:paraId="7E351BC7" w14:textId="77777777" w:rsidR="00262D32" w:rsidRDefault="00604D9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604D9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604D9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604D9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604D90">
            <w:pPr>
              <w:spacing w:before="3pt" w:after="3pt"/>
            </w:pPr>
            <w:r>
              <w:rPr>
                <w:sz w:val="16"/>
              </w:rPr>
              <w:t>0.9105</w:t>
            </w:r>
          </w:p>
        </w:tc>
        <w:tc>
          <w:tcPr>
            <w:tcW w:w="33pt" w:type="dxa"/>
            <w:shd w:val="clear" w:color="auto" w:fill="FFFFFF"/>
            <w:tcMar>
              <w:top w:w="2pt" w:type="dxa"/>
              <w:start w:w="1pt" w:type="dxa"/>
              <w:bottom w:w="2pt" w:type="dxa"/>
              <w:end w:w="1pt" w:type="dxa"/>
            </w:tcMar>
            <w:vAlign w:val="center"/>
          </w:tcPr>
          <w:p w14:paraId="5B3DD18A" w14:textId="77777777" w:rsidR="00262D32" w:rsidRDefault="00604D9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604D9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604D9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604D9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604D90">
            <w:pPr>
              <w:spacing w:before="3pt" w:after="3pt"/>
            </w:pPr>
            <w:r>
              <w:rPr>
                <w:sz w:val="16"/>
              </w:rPr>
              <w:t>0.8733</w:t>
            </w:r>
          </w:p>
        </w:tc>
        <w:tc>
          <w:tcPr>
            <w:tcW w:w="33pt" w:type="dxa"/>
            <w:shd w:val="clear" w:color="auto" w:fill="FFFFFF"/>
            <w:tcMar>
              <w:top w:w="2pt" w:type="dxa"/>
              <w:start w:w="1pt" w:type="dxa"/>
              <w:bottom w:w="2pt" w:type="dxa"/>
              <w:end w:w="1pt" w:type="dxa"/>
            </w:tcMar>
            <w:vAlign w:val="center"/>
          </w:tcPr>
          <w:p w14:paraId="169851C3" w14:textId="77777777" w:rsidR="00262D32" w:rsidRDefault="00604D90">
            <w:pPr>
              <w:spacing w:before="3pt" w:after="3pt"/>
            </w:pPr>
            <w:r>
              <w:rPr>
                <w:sz w:val="16"/>
              </w:rPr>
              <w:t>83.28</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604D9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604D9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604D9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604D90">
            <w:pPr>
              <w:spacing w:before="3pt" w:after="3pt"/>
            </w:pPr>
            <w:r>
              <w:rPr>
                <w:sz w:val="16"/>
              </w:rPr>
              <w:t>0.8292</w:t>
            </w:r>
          </w:p>
        </w:tc>
        <w:tc>
          <w:tcPr>
            <w:tcW w:w="33pt" w:type="dxa"/>
            <w:shd w:val="clear" w:color="auto" w:fill="FFFFFF"/>
            <w:tcMar>
              <w:top w:w="2pt" w:type="dxa"/>
              <w:start w:w="1pt" w:type="dxa"/>
              <w:bottom w:w="2pt" w:type="dxa"/>
              <w:end w:w="1pt" w:type="dxa"/>
            </w:tcMar>
            <w:vAlign w:val="center"/>
          </w:tcPr>
          <w:p w14:paraId="19BD05DE" w14:textId="77777777" w:rsidR="00262D32" w:rsidRDefault="00604D9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604D9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604D9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604D9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604D90">
            <w:pPr>
              <w:spacing w:before="3pt" w:after="3pt"/>
            </w:pPr>
            <w:r>
              <w:rPr>
                <w:sz w:val="16"/>
              </w:rPr>
              <w:t>0.8157</w:t>
            </w:r>
          </w:p>
        </w:tc>
        <w:tc>
          <w:tcPr>
            <w:tcW w:w="33pt" w:type="dxa"/>
            <w:shd w:val="clear" w:color="auto" w:fill="FFFFFF"/>
            <w:tcMar>
              <w:top w:w="2pt" w:type="dxa"/>
              <w:start w:w="1pt" w:type="dxa"/>
              <w:bottom w:w="2pt" w:type="dxa"/>
              <w:end w:w="1pt" w:type="dxa"/>
            </w:tcMar>
            <w:vAlign w:val="center"/>
          </w:tcPr>
          <w:p w14:paraId="1B017F7F" w14:textId="77777777" w:rsidR="00262D32" w:rsidRDefault="00604D9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604D9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604D9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604D9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604D90">
            <w:pPr>
              <w:spacing w:before="3pt" w:after="3pt"/>
            </w:pPr>
            <w:r>
              <w:rPr>
                <w:sz w:val="16"/>
              </w:rPr>
              <w:t>0.7981</w:t>
            </w:r>
          </w:p>
        </w:tc>
        <w:tc>
          <w:tcPr>
            <w:tcW w:w="33pt" w:type="dxa"/>
            <w:shd w:val="clear" w:color="auto" w:fill="FFFFFF"/>
            <w:tcMar>
              <w:top w:w="2pt" w:type="dxa"/>
              <w:start w:w="1pt" w:type="dxa"/>
              <w:bottom w:w="2pt" w:type="dxa"/>
              <w:end w:w="1pt" w:type="dxa"/>
            </w:tcMar>
            <w:vAlign w:val="center"/>
          </w:tcPr>
          <w:p w14:paraId="4E283D21" w14:textId="77777777" w:rsidR="00262D32" w:rsidRDefault="00604D9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604D9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604D9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604D9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604D90">
            <w:pPr>
              <w:spacing w:before="3pt" w:after="3pt"/>
            </w:pPr>
            <w:r>
              <w:rPr>
                <w:sz w:val="16"/>
              </w:rPr>
              <w:t>0.8444</w:t>
            </w:r>
          </w:p>
        </w:tc>
        <w:tc>
          <w:tcPr>
            <w:tcW w:w="33pt" w:type="dxa"/>
            <w:shd w:val="clear" w:color="auto" w:fill="FFFFFF"/>
            <w:tcMar>
              <w:top w:w="2pt" w:type="dxa"/>
              <w:start w:w="1pt" w:type="dxa"/>
              <w:bottom w:w="2pt" w:type="dxa"/>
              <w:end w:w="1pt" w:type="dxa"/>
            </w:tcMar>
            <w:vAlign w:val="center"/>
          </w:tcPr>
          <w:p w14:paraId="3C5C5C58" w14:textId="77777777" w:rsidR="00262D32" w:rsidRDefault="00604D9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604D9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604D9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604D9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604D90">
            <w:pPr>
              <w:spacing w:before="3pt" w:after="3pt"/>
            </w:pPr>
            <w:r>
              <w:rPr>
                <w:sz w:val="16"/>
              </w:rPr>
              <w:t>0.7991</w:t>
            </w:r>
          </w:p>
        </w:tc>
        <w:tc>
          <w:tcPr>
            <w:tcW w:w="33pt" w:type="dxa"/>
            <w:shd w:val="clear" w:color="auto" w:fill="FFFFFF"/>
            <w:tcMar>
              <w:top w:w="2pt" w:type="dxa"/>
              <w:start w:w="1pt" w:type="dxa"/>
              <w:bottom w:w="2pt" w:type="dxa"/>
              <w:end w:w="1pt" w:type="dxa"/>
            </w:tcMar>
            <w:vAlign w:val="center"/>
          </w:tcPr>
          <w:p w14:paraId="41BCF4B0" w14:textId="77777777" w:rsidR="00262D32" w:rsidRDefault="00604D9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604D9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604D9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604D9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604D90">
            <w:pPr>
              <w:spacing w:before="3pt" w:after="3pt"/>
            </w:pPr>
            <w:r>
              <w:rPr>
                <w:sz w:val="16"/>
              </w:rPr>
              <w:t>0.8433</w:t>
            </w:r>
          </w:p>
        </w:tc>
        <w:tc>
          <w:tcPr>
            <w:tcW w:w="33pt" w:type="dxa"/>
            <w:shd w:val="clear" w:color="auto" w:fill="FFFFFF"/>
            <w:tcMar>
              <w:top w:w="2pt" w:type="dxa"/>
              <w:start w:w="1pt" w:type="dxa"/>
              <w:bottom w:w="2pt" w:type="dxa"/>
              <w:end w:w="1pt" w:type="dxa"/>
            </w:tcMar>
            <w:vAlign w:val="center"/>
          </w:tcPr>
          <w:p w14:paraId="0DF9E2C1" w14:textId="77777777" w:rsidR="00262D32" w:rsidRDefault="00604D90">
            <w:pPr>
              <w:spacing w:before="3pt" w:after="3pt"/>
            </w:pPr>
            <w:r>
              <w:rPr>
                <w:sz w:val="16"/>
              </w:rPr>
              <w:t>32.29</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604D9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604D9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604D90">
            <w:pPr>
              <w:spacing w:before="3pt" w:after="3pt"/>
            </w:pPr>
            <w:r>
              <w:rPr>
                <w:sz w:val="16"/>
              </w:rPr>
              <w:t>0.8145</w:t>
            </w:r>
          </w:p>
        </w:tc>
        <w:tc>
          <w:tcPr>
            <w:tcW w:w="33pt" w:type="dxa"/>
            <w:shd w:val="clear" w:color="auto" w:fill="FFFFFF"/>
            <w:tcMar>
              <w:top w:w="2pt" w:type="dxa"/>
              <w:start w:w="1pt" w:type="dxa"/>
              <w:bottom w:w="2pt" w:type="dxa"/>
              <w:end w:w="1pt" w:type="dxa"/>
            </w:tcMar>
            <w:vAlign w:val="center"/>
          </w:tcPr>
          <w:p w14:paraId="0685BEAC" w14:textId="77777777" w:rsidR="00262D32" w:rsidRDefault="00604D9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604D9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604D9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604D9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604D90">
            <w:pPr>
              <w:spacing w:before="3pt" w:after="3pt"/>
            </w:pPr>
            <w:r>
              <w:rPr>
                <w:sz w:val="16"/>
              </w:rPr>
              <w:t>0.8008</w:t>
            </w:r>
          </w:p>
        </w:tc>
        <w:tc>
          <w:tcPr>
            <w:tcW w:w="33pt" w:type="dxa"/>
            <w:shd w:val="clear" w:color="auto" w:fill="FFFFFF"/>
            <w:tcMar>
              <w:top w:w="2pt" w:type="dxa"/>
              <w:start w:w="1pt" w:type="dxa"/>
              <w:bottom w:w="2pt" w:type="dxa"/>
              <w:end w:w="1pt" w:type="dxa"/>
            </w:tcMar>
            <w:vAlign w:val="center"/>
          </w:tcPr>
          <w:p w14:paraId="2B2814BF" w14:textId="77777777" w:rsidR="00262D32" w:rsidRDefault="00604D9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604D9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604D9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604D9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604D90">
            <w:pPr>
              <w:spacing w:before="3pt" w:after="3pt"/>
            </w:pPr>
            <w:r>
              <w:rPr>
                <w:sz w:val="16"/>
              </w:rPr>
              <w:t>0.8154</w:t>
            </w:r>
          </w:p>
        </w:tc>
        <w:tc>
          <w:tcPr>
            <w:tcW w:w="33pt" w:type="dxa"/>
            <w:shd w:val="clear" w:color="auto" w:fill="FFFFFF"/>
            <w:tcMar>
              <w:top w:w="2pt" w:type="dxa"/>
              <w:start w:w="1pt" w:type="dxa"/>
              <w:bottom w:w="2pt" w:type="dxa"/>
              <w:end w:w="1pt" w:type="dxa"/>
            </w:tcMar>
            <w:vAlign w:val="center"/>
          </w:tcPr>
          <w:p w14:paraId="70FC450E" w14:textId="77777777" w:rsidR="00262D32" w:rsidRDefault="00604D9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604D9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604D9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604D90">
            <w:pPr>
              <w:spacing w:before="3pt" w:after="3pt"/>
            </w:pPr>
            <w:r>
              <w:rPr>
                <w:sz w:val="16"/>
              </w:rPr>
              <w:t>0.7962</w:t>
            </w:r>
          </w:p>
        </w:tc>
        <w:tc>
          <w:tcPr>
            <w:tcW w:w="33pt" w:type="dxa"/>
            <w:shd w:val="clear" w:color="auto" w:fill="FFFFFF"/>
            <w:tcMar>
              <w:top w:w="2pt" w:type="dxa"/>
              <w:start w:w="1pt" w:type="dxa"/>
              <w:bottom w:w="2pt" w:type="dxa"/>
              <w:end w:w="1pt" w:type="dxa"/>
            </w:tcMar>
            <w:vAlign w:val="center"/>
          </w:tcPr>
          <w:p w14:paraId="0671A1C9" w14:textId="77777777" w:rsidR="00262D32" w:rsidRDefault="00604D9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604D9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604D9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604D9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604D90">
            <w:pPr>
              <w:spacing w:before="3pt" w:after="3pt"/>
            </w:pPr>
            <w:r>
              <w:rPr>
                <w:sz w:val="16"/>
              </w:rPr>
              <w:t>0.8171</w:t>
            </w:r>
          </w:p>
        </w:tc>
        <w:tc>
          <w:tcPr>
            <w:tcW w:w="33pt" w:type="dxa"/>
            <w:shd w:val="clear" w:color="auto" w:fill="FFFFFF"/>
            <w:tcMar>
              <w:top w:w="2pt" w:type="dxa"/>
              <w:start w:w="1pt" w:type="dxa"/>
              <w:bottom w:w="2pt" w:type="dxa"/>
              <w:end w:w="1pt" w:type="dxa"/>
            </w:tcMar>
            <w:vAlign w:val="center"/>
          </w:tcPr>
          <w:p w14:paraId="3C5656E7" w14:textId="77777777" w:rsidR="00262D32" w:rsidRDefault="00604D9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604D9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604D9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604D9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604D90">
            <w:pPr>
              <w:spacing w:before="3pt" w:after="3pt"/>
            </w:pPr>
            <w:r>
              <w:rPr>
                <w:sz w:val="16"/>
              </w:rPr>
              <w:t>0.7192</w:t>
            </w:r>
          </w:p>
        </w:tc>
        <w:tc>
          <w:tcPr>
            <w:tcW w:w="33pt" w:type="dxa"/>
            <w:shd w:val="clear" w:color="auto" w:fill="FFFFFF"/>
            <w:tcMar>
              <w:top w:w="2pt" w:type="dxa"/>
              <w:start w:w="1pt" w:type="dxa"/>
              <w:bottom w:w="2pt" w:type="dxa"/>
              <w:end w:w="1pt" w:type="dxa"/>
            </w:tcMar>
            <w:vAlign w:val="center"/>
          </w:tcPr>
          <w:p w14:paraId="08AE465F" w14:textId="77777777" w:rsidR="00262D32" w:rsidRDefault="00604D90">
            <w:pPr>
              <w:spacing w:before="3pt" w:after="3pt"/>
            </w:pPr>
            <w:r>
              <w:rPr>
                <w:sz w:val="16"/>
              </w:rPr>
              <w:t>71.11</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604D9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604D9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604D9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604D90">
            <w:pPr>
              <w:spacing w:before="3pt" w:after="3pt"/>
            </w:pPr>
            <w:r>
              <w:rPr>
                <w:sz w:val="16"/>
              </w:rPr>
              <w:t>0.5358</w:t>
            </w:r>
          </w:p>
        </w:tc>
        <w:tc>
          <w:tcPr>
            <w:tcW w:w="33pt" w:type="dxa"/>
            <w:shd w:val="clear" w:color="auto" w:fill="FFFFFF"/>
            <w:tcMar>
              <w:top w:w="2pt" w:type="dxa"/>
              <w:start w:w="1pt" w:type="dxa"/>
              <w:bottom w:w="2pt" w:type="dxa"/>
              <w:end w:w="1pt" w:type="dxa"/>
            </w:tcMar>
            <w:vAlign w:val="center"/>
          </w:tcPr>
          <w:p w14:paraId="5E83B3B3" w14:textId="77777777" w:rsidR="00262D32" w:rsidRDefault="00604D9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604D9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604D9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604D9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604D90">
            <w:pPr>
              <w:spacing w:before="3pt" w:after="3pt"/>
            </w:pPr>
            <w:r>
              <w:rPr>
                <w:sz w:val="16"/>
              </w:rPr>
              <w:t>0.5414</w:t>
            </w:r>
          </w:p>
        </w:tc>
        <w:tc>
          <w:tcPr>
            <w:tcW w:w="33pt" w:type="dxa"/>
            <w:shd w:val="clear" w:color="auto" w:fill="FFFFFF"/>
            <w:tcMar>
              <w:top w:w="2pt" w:type="dxa"/>
              <w:start w:w="1pt" w:type="dxa"/>
              <w:bottom w:w="2pt" w:type="dxa"/>
              <w:end w:w="1pt" w:type="dxa"/>
            </w:tcMar>
            <w:vAlign w:val="center"/>
          </w:tcPr>
          <w:p w14:paraId="68BF566E" w14:textId="77777777" w:rsidR="00262D32" w:rsidRDefault="00604D9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604D9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604D9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604D9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604D90">
            <w:pPr>
              <w:spacing w:before="3pt" w:after="3pt"/>
            </w:pPr>
            <w:r>
              <w:rPr>
                <w:sz w:val="16"/>
              </w:rPr>
              <w:t>0.4799</w:t>
            </w:r>
          </w:p>
        </w:tc>
        <w:tc>
          <w:tcPr>
            <w:tcW w:w="33pt" w:type="dxa"/>
            <w:shd w:val="clear" w:color="auto" w:fill="FFFFFF"/>
            <w:tcMar>
              <w:top w:w="2pt" w:type="dxa"/>
              <w:start w:w="1pt" w:type="dxa"/>
              <w:bottom w:w="2pt" w:type="dxa"/>
              <w:end w:w="1pt" w:type="dxa"/>
            </w:tcMar>
            <w:vAlign w:val="center"/>
          </w:tcPr>
          <w:p w14:paraId="1F266C18" w14:textId="77777777" w:rsidR="00262D32" w:rsidRDefault="00604D9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604D9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604D9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604D9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604D90">
            <w:pPr>
              <w:spacing w:before="3pt" w:after="3pt"/>
            </w:pPr>
            <w:r>
              <w:rPr>
                <w:sz w:val="16"/>
              </w:rPr>
              <w:t>0.5175</w:t>
            </w:r>
          </w:p>
        </w:tc>
        <w:tc>
          <w:tcPr>
            <w:tcW w:w="33pt" w:type="dxa"/>
            <w:shd w:val="clear" w:color="auto" w:fill="FFFFFF"/>
            <w:tcMar>
              <w:top w:w="2pt" w:type="dxa"/>
              <w:start w:w="1pt" w:type="dxa"/>
              <w:bottom w:w="2pt" w:type="dxa"/>
              <w:end w:w="1pt" w:type="dxa"/>
            </w:tcMar>
            <w:vAlign w:val="center"/>
          </w:tcPr>
          <w:p w14:paraId="52D54647" w14:textId="77777777" w:rsidR="00262D32" w:rsidRDefault="00604D9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604D9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604D9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604D90">
            <w:pPr>
              <w:spacing w:before="3pt" w:after="3pt"/>
            </w:pPr>
            <w:r>
              <w:rPr>
                <w:sz w:val="16"/>
              </w:rPr>
              <w:t>0.5753</w:t>
            </w:r>
          </w:p>
        </w:tc>
        <w:tc>
          <w:tcPr>
            <w:tcW w:w="33pt" w:type="dxa"/>
            <w:shd w:val="clear" w:color="auto" w:fill="FFFFFF"/>
            <w:tcMar>
              <w:top w:w="2pt" w:type="dxa"/>
              <w:start w:w="1pt" w:type="dxa"/>
              <w:bottom w:w="2pt" w:type="dxa"/>
              <w:end w:w="1pt" w:type="dxa"/>
            </w:tcMar>
            <w:vAlign w:val="center"/>
          </w:tcPr>
          <w:p w14:paraId="6A5B544E" w14:textId="77777777" w:rsidR="00262D32" w:rsidRDefault="00604D9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604D9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604D9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604D9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604D90">
            <w:pPr>
              <w:spacing w:before="3pt" w:after="3pt"/>
            </w:pPr>
            <w:r>
              <w:rPr>
                <w:sz w:val="16"/>
              </w:rPr>
              <w:t>-0.0072</w:t>
            </w:r>
          </w:p>
        </w:tc>
        <w:tc>
          <w:tcPr>
            <w:tcW w:w="33pt" w:type="dxa"/>
            <w:shd w:val="clear" w:color="auto" w:fill="FFFFFF"/>
            <w:tcMar>
              <w:top w:w="2pt" w:type="dxa"/>
              <w:start w:w="1pt" w:type="dxa"/>
              <w:bottom w:w="2pt" w:type="dxa"/>
              <w:end w:w="1pt" w:type="dxa"/>
            </w:tcMar>
            <w:vAlign w:val="center"/>
          </w:tcPr>
          <w:p w14:paraId="159C5530" w14:textId="77777777" w:rsidR="00262D32" w:rsidRDefault="00604D90">
            <w:pPr>
              <w:spacing w:before="3pt" w:after="3pt"/>
            </w:pPr>
            <w:r>
              <w:rPr>
                <w:sz w:val="16"/>
              </w:rPr>
              <w:t>19.10</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604D9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604D9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604D90">
            <w:pPr>
              <w:spacing w:before="3pt" w:after="3pt"/>
            </w:pPr>
            <w:r>
              <w:rPr>
                <w:sz w:val="16"/>
              </w:rPr>
              <w:t>-0.1894</w:t>
            </w:r>
          </w:p>
        </w:tc>
        <w:tc>
          <w:tcPr>
            <w:tcW w:w="33pt" w:type="dxa"/>
            <w:shd w:val="clear" w:color="auto" w:fill="FFFFFF"/>
            <w:tcMar>
              <w:top w:w="2pt" w:type="dxa"/>
              <w:start w:w="1pt" w:type="dxa"/>
              <w:bottom w:w="2pt" w:type="dxa"/>
              <w:end w:w="1pt" w:type="dxa"/>
            </w:tcMar>
            <w:vAlign w:val="center"/>
          </w:tcPr>
          <w:p w14:paraId="3C3070D7" w14:textId="77777777" w:rsidR="00262D32" w:rsidRDefault="00604D9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604D9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604D9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604D9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604D90">
            <w:pPr>
              <w:spacing w:before="3pt" w:after="3pt"/>
            </w:pPr>
            <w:r>
              <w:rPr>
                <w:sz w:val="16"/>
              </w:rPr>
              <w:t>-0.1360</w:t>
            </w:r>
          </w:p>
        </w:tc>
        <w:tc>
          <w:tcPr>
            <w:tcW w:w="33pt" w:type="dxa"/>
            <w:shd w:val="clear" w:color="auto" w:fill="FFFFFF"/>
            <w:tcMar>
              <w:top w:w="2pt" w:type="dxa"/>
              <w:start w:w="1pt" w:type="dxa"/>
              <w:bottom w:w="2pt" w:type="dxa"/>
              <w:end w:w="1pt" w:type="dxa"/>
            </w:tcMar>
            <w:vAlign w:val="center"/>
          </w:tcPr>
          <w:p w14:paraId="69225F54" w14:textId="77777777" w:rsidR="00262D32" w:rsidRDefault="00604D9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604D9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604D9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604D9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604D90">
            <w:pPr>
              <w:spacing w:before="3pt" w:after="3pt"/>
            </w:pPr>
            <w:r>
              <w:rPr>
                <w:sz w:val="16"/>
              </w:rPr>
              <w:t>-0.1817</w:t>
            </w:r>
          </w:p>
        </w:tc>
        <w:tc>
          <w:tcPr>
            <w:tcW w:w="33pt" w:type="dxa"/>
            <w:shd w:val="clear" w:color="auto" w:fill="FFFFFF"/>
            <w:tcMar>
              <w:top w:w="2pt" w:type="dxa"/>
              <w:start w:w="1pt" w:type="dxa"/>
              <w:bottom w:w="2pt" w:type="dxa"/>
              <w:end w:w="1pt" w:type="dxa"/>
            </w:tcMar>
            <w:vAlign w:val="center"/>
          </w:tcPr>
          <w:p w14:paraId="070D62CD" w14:textId="77777777" w:rsidR="00262D32" w:rsidRDefault="00604D9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604D9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604D9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604D9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604D90">
            <w:pPr>
              <w:spacing w:before="3pt" w:after="3pt"/>
            </w:pPr>
            <w:r>
              <w:rPr>
                <w:sz w:val="16"/>
              </w:rPr>
              <w:t>-0.1528</w:t>
            </w:r>
          </w:p>
        </w:tc>
        <w:tc>
          <w:tcPr>
            <w:tcW w:w="33pt" w:type="dxa"/>
            <w:shd w:val="clear" w:color="auto" w:fill="FFFFFF"/>
            <w:tcMar>
              <w:top w:w="2pt" w:type="dxa"/>
              <w:start w:w="1pt" w:type="dxa"/>
              <w:bottom w:w="2pt" w:type="dxa"/>
              <w:end w:w="1pt" w:type="dxa"/>
            </w:tcMar>
            <w:vAlign w:val="center"/>
          </w:tcPr>
          <w:p w14:paraId="2E84FB7C" w14:textId="77777777" w:rsidR="00262D32" w:rsidRDefault="00604D9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604D9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604D9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604D9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604D90">
            <w:pPr>
              <w:spacing w:before="3pt" w:after="3pt"/>
            </w:pPr>
            <w:r>
              <w:rPr>
                <w:sz w:val="16"/>
              </w:rPr>
              <w:t>-0.1160</w:t>
            </w:r>
          </w:p>
        </w:tc>
        <w:tc>
          <w:tcPr>
            <w:tcW w:w="33pt" w:type="dxa"/>
            <w:shd w:val="clear" w:color="auto" w:fill="FFFFFF"/>
            <w:tcMar>
              <w:top w:w="2pt" w:type="dxa"/>
              <w:start w:w="1pt" w:type="dxa"/>
              <w:bottom w:w="2pt" w:type="dxa"/>
              <w:end w:w="1pt" w:type="dxa"/>
            </w:tcMar>
            <w:vAlign w:val="center"/>
          </w:tcPr>
          <w:p w14:paraId="6F47D4CA" w14:textId="77777777" w:rsidR="00262D32" w:rsidRDefault="00604D90">
            <w:pPr>
              <w:spacing w:before="3pt" w:after="3pt"/>
            </w:pPr>
            <w:r>
              <w:rPr>
                <w:sz w:val="16"/>
              </w:rPr>
              <w:t>47.80</w:t>
            </w:r>
          </w:p>
        </w:tc>
      </w:tr>
    </w:tbl>
    <w:p w14:paraId="77BDFFED" w14:textId="77777777" w:rsidR="00B952C0" w:rsidRDefault="00604D90">
      <w:pPr>
        <w:pStyle w:val="Heading2"/>
        <w:spacing w:after="2pt" w:line="12.60pt" w:lineRule="auto"/>
      </w:pPr>
      <w:r>
        <w:rPr>
          <w:b/>
          <w:sz w:val="19"/>
        </w:rPr>
        <w:t>B. Directional Accuracy Analysis</w:t>
      </w:r>
    </w:p>
    <w:p w14:paraId="4F1013BE" w14:textId="77777777" w:rsidR="00B952C0" w:rsidRDefault="00604D90">
      <w:pPr>
        <w:pStyle w:val="BodyText"/>
        <w:spacing w:after="3pt" w:line="12.60pt" w:lineRule="auto"/>
      </w:pPr>
      <w:r>
        <w:t xml:space="preserve">Directional accuracy in </w:t>
      </w:r>
      <w:hyperlink w:anchor="fig_3" w:history="1">
        <w:r>
          <w:rPr>
            <w:color w:val="1A56DB"/>
          </w:rPr>
          <w:t>Fig. 3</w:t>
        </w:r>
      </w:hyperlink>
      <w:r>
        <w:t xml:space="preserve"> </w:t>
      </w:r>
      <w:del w:id="9105" w:author="Claude" w:date="2026-08-30T00:00:00Z">
        <w:r>
          <w:rPr>
            <w:color w:val="FF0000"/>
          </w:rPr>
          <w:delText xml:space="preserve">reveals distinct behavior between short and long horizons</w:delText>
        </w:r>
      </w:del>
      <w:ins w:id="9106" w:author="Claude" w:date="2026-08-30T00:00:00Z">
        <w:r>
          <w:t xml:space="preserve">shows a clear difference between short and long horizons</w:t>
        </w:r>
      </w:ins>
      <w:r>
        <w:t xml:space="preserve">. For gasoline (</w:t>
      </w:r>
      <w:hyperlink w:anchor="tbl_3" w:history="1">
        <w:del w:id="9509" w:author="Claude" w:date="2026-08-30T00:00:00Z">
          <w:r>
            <w:rPr>
              <w:color w:val="FF0000"/>
            </w:rPr>
            <w:delText xml:space="preserve">Table 3</w:delText>
          </w:r>
        </w:del>
        <w:ins w:id="9510" w:author="Claude" w:date="2026-08-30T00:00:00Z">
          <w:r>
            <w:rPr>
              <w:color w:val="1A56DB"/>
            </w:rPr>
            <w:t xml:space="preserve">Table III</w:t>
          </w:r>
        </w:ins>
      </w:hyperlink>
      <w:r>
        <w:t xml:space="preserve">), GUMNetHet attains high DA between 90.95% and 95.56% at H1–H7; for diesel (</w:t>
      </w:r>
      <w:hyperlink w:anchor="tbl_4" w:history="1">
        <w:del w:id="9511" w:author="Claude" w:date="2026-08-30T00:00:00Z">
          <w:r>
            <w:rPr>
              <w:color w:val="FF0000"/>
            </w:rPr>
            <w:delText xml:space="preserve">Table 4</w:delText>
          </w:r>
        </w:del>
        <w:ins w:id="9512" w:author="Claude" w:date="2026-08-30T00:00:00Z">
          <w:r>
            <w:rPr>
              <w:color w:val="1A56DB"/>
            </w:rPr>
            <w:t xml:space="preserve">Table IV</w:t>
          </w:r>
        </w:ins>
      </w:hyperlink>
      <w:r>
        <w:t xml:space="preserve">), DA spans 76.65% to 84.92%. </w:t>
      </w:r>
      <w:del w:id="9107" w:author="Claude" w:date="2026-08-30T00:00:00Z">
        <w:r>
          <w:rPr>
            <w:color w:val="FF0000"/>
          </w:rPr>
          <w:delText xml:space="preserve">At H20, DA remains substantial (91.65% for gasoline; 71.11% for diesel). Conversely, at H10 and H60, DA drops below 50%</w:delText>
        </w:r>
      </w:del>
      <w:ins w:id="9108" w:author="Claude" w:date="2026-08-30T00:00:00Z">
        <w:r>
          <w:t xml:space="preserve">At H20, DA remains high (91.65% for gasoline; 71.11% for diesel). However, at H10 and H60, DA drops below 50%</w:t>
        </w:r>
      </w:ins>
      <w:r>
        <w:t xml:space="preserve"> (42.24%/27.95% for gasoline and 32.29%/19.10% for diesel). </w:t>
      </w:r>
      <w:del w:id="9109" w:author="Claude" w:date="2026-08-30T00:00:00Z">
        <w:r>
          <w:rPr>
            <w:color w:val="FF0000"/>
          </w:rPr>
          <w:delText xml:space="preserve">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delText>
        </w:r>
      </w:del>
      <w:ins w:id="9110" w:author="Claude" w:date="2026-08-30T00:00:00Z">
        <w:r>
          <w:t xml:space="preserve">The long-horizon behavior is consistent with well-known results in financial econometrics: over extended horizons (H60 spans nearly three months), oil prices behave close to a random walk, with uncertainty accumulating with the horizon and directional signals becoming weak. A plausible explanation is that the residual scaling mechanism shrinks predictions toward the current price level rather than committing to strong directional forecasts, which reduces absolute error (MAE reduced by 30.1% at H60) at the cost of directional accuracy. The drop at H10, between two horizons with high DA, does not follow this pattern and is left for further investigation. Overall, GUMNetHet is better suited to providing directional signals at short horizons (H1–H7) and to price-level error control and uncertainty quantification at long horizons (H10–H60).</w:t>
        </w:r>
      </w:ins>
    </w:p>
    <w:p w14:paraId="36D2488D" w14:textId="77777777" w:rsidR="00B952C0" w:rsidRDefault="00604D9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4"/>
                    <a:stretch>
                      <a:fillRect/>
                    </a:stretch>
                  </pic:blipFill>
                  <pic:spPr>
                    <a:xfrm>
                      <a:off x="0" y="0"/>
                      <a:ext cx="3154680" cy="1091242"/>
                    </a:xfrm>
                    <a:prstGeom prst="rect">
                      <a:avLst/>
                    </a:prstGeom>
                  </pic:spPr>
                </pic:pic>
              </a:graphicData>
            </a:graphic>
          </wp:inline>
        </w:drawing>
      </w:r>
    </w:p>
    <w:p w14:paraId="3C360B9C" w14:textId="77777777" w:rsidR="00B952C0" w:rsidRDefault="00604D90">
      <w:pPr>
        <w:pStyle w:val="figurecaption"/>
        <w:keepNext/>
        <w:spacing w:after="3pt" w:line="12.60pt" w:lineRule="auto"/>
        <w:jc w:val="start"/>
      </w:pPr>
      <w:bookmarkStart w:id="23" w:name="fig_3"/>
      <w:r>
        <w:rPr>
          <w:b/>
          <w:sz w:val="17"/>
        </w:rPr>
        <w:t>Fig. 3.</w:t>
      </w:r>
      <w:r>
        <w:rPr>
          <w:sz w:val="17"/>
        </w:rPr>
        <w:t xml:space="preserve"> Directional accuracy (DA%) of GUMNetHet and baselines across H1–H60 for gasoline and diesel.</w:t>
      </w:r>
      <w:bookmarkEnd w:id="23"/>
    </w:p>
    <w:p w14:paraId="006836F8" w14:textId="77777777" w:rsidR="00B952C0" w:rsidRDefault="00604D90">
      <w:pPr>
        <w:pStyle w:val="Heading2"/>
        <w:spacing w:after="2pt" w:line="12.60pt" w:lineRule="auto"/>
      </w:pPr>
      <w:r>
        <w:rPr>
          <w:b/>
          <w:sz w:val="19"/>
        </w:rPr>
        <w:t>C. Probabilistic Forecasting, Ablation, and Router Behavior</w:t>
      </w:r>
    </w:p>
    <w:p w14:paraId="39116CA9" w14:textId="77777777" w:rsidR="00B952C0" w:rsidRDefault="00604D9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w:t>
      </w:r>
      <w:del w:id="9111" w:author="Claude" w:date="2026-08-30T00:00:00Z">
        <w:r>
          <w:rPr>
            <w:color w:val="FF0000"/>
          </w:rPr>
          <w:delText xml:space="preserve">This validates that the model avoids under-coverage while maintaining sharpness, offering practical utility for oil importers</w:delText>
        </w:r>
      </w:del>
      <w:ins w:id="9112" w:author="Claude" w:date="2026-08-30T00:00:00Z">
        <w:r>
          <w:t xml:space="preserve">This indicates that the model avoids under-coverage while maintaining sharpness, which is useful for oil importers</w:t>
        </w:r>
      </w:ins>
      <w:r>
        <w:t xml:space="preserve"> (e.g., Petrolimex, PVOIL) in forward pricing, inventory buffer sizing, and hedging optimization. </w:t>
      </w:r>
      <w:hyperlink w:anchor="fig_4" w:history="1">
        <w:r>
          <w:rPr>
            <w:color w:val="1A56DB"/>
          </w:rPr>
          <w:t>Fig. 4</w:t>
        </w:r>
      </w:hyperlink>
      <w:r>
        <w:t xml:space="preserve"> </w:t>
      </w:r>
      <w:del w:id="9113" w:author="Claude" w:date="2026-08-30T00:00:00Z">
        <w:r>
          <w:rPr>
            <w:color w:val="FF0000"/>
          </w:rPr>
          <w:delText xml:space="preserve">illustrates that prediction intervals dynamically widen during heightened market volatility</w:delText>
        </w:r>
      </w:del>
      <w:ins w:id="9114" w:author="Claude" w:date="2026-08-30T00:00:00Z">
        <w:r>
          <w:t xml:space="preserve">shows that the prediction intervals widen during periods of higher market volatility</w:t>
        </w:r>
      </w:ins>
      <w:r>
        <w:t xml:space="preserve">. Ablation results in </w:t>
      </w:r>
      <w:hyperlink w:anchor="tbl_5" w:history="1">
        <w:del w:id="9513" w:author="Claude" w:date="2026-08-30T00:00:00Z">
          <w:r>
            <w:rPr>
              <w:color w:val="FF0000"/>
            </w:rPr>
            <w:delText xml:space="preserve">Table 5</w:delText>
          </w:r>
        </w:del>
        <w:ins w:id="9514" w:author="Claude" w:date="2026-08-30T00:00:00Z">
          <w:r>
            <w:rPr>
              <w:color w:val="1A56DB"/>
            </w:rPr>
            <w:t xml:space="preserve">Table V</w:t>
          </w:r>
        </w:ins>
      </w:hyperlink>
      <w:r>
        <w:t xml:space="preserve"> </w:t>
      </w:r>
      <w:del w:id="9115" w:author="Claude" w:date="2026-08-30T00:00:00Z">
        <w:r>
          <w:rPr>
            <w:color w:val="FF0000"/>
          </w:rPr>
          <w:delText xml:space="preserve">indicate that replacing Wav-KAN with MLP causes the steepest degradation among expert variants; a uniform router similarly inflates MAE, corroborating the essential roles of expert specialization and adaptive routing.</w:delText>
        </w:r>
      </w:del>
      <w:ins w:id="9116" w:author="Claude" w:date="2026-08-30T00:00:00Z">
        <w:r>
          <w:t xml:space="preserve">indicate that replacing Wav-KAN with an MLP causes the largest degradation among the expert variants; a uniform router also increases MAE, supporting the roles of expert specialization and adaptive routing.</w:t>
        </w:r>
      </w:ins>
    </w:p>
    <w:p w14:paraId="6C825B72" w14:textId="77777777" w:rsidR="00B952C0" w:rsidRDefault="00604D90">
      <w:pPr>
        <w:pStyle w:val="tablehead"/>
        <w:keepNext/>
        <w:spacing w:before="4pt" w:after="3pt" w:line="12.60pt" w:lineRule="auto"/>
      </w:pPr>
      <w:bookmarkStart w:id="24" w:name="tbl_5"/>
      <w:r>
        <w:rPr>
          <w:b/>
          <w:sz w:val="17"/>
        </w:rPr>
        <w:t>TABLE V.</w:t>
      </w:r>
      <w:r>
        <w:rPr>
          <w:sz w:val="17"/>
        </w:rPr>
        <w:t xml:space="preserve"> CONDENSED ABLATION STUDY OF GUMNETHET VARIANTS (SEED=42)</w:t>
      </w:r>
      <w:bookmarkEnd w:id="24"/>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604D9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604D9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604D9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604D9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604D9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604D90">
            <w:pPr>
              <w:spacing w:before="3pt" w:after="3pt"/>
              <w:jc w:val="start"/>
            </w:pPr>
            <w:r>
              <w:rPr>
                <w:b/>
                <w:sz w:val="16"/>
              </w:rPr>
              <w:t xml:space="preserve">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604D9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604D9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604D9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604D9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604D9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604D9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604D9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604D9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604D9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604D9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604D9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604D9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604D9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604D9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604D90">
            <w:pPr>
              <w:spacing w:before="3pt" w:after="3pt"/>
              <w:jc w:val="start"/>
            </w:pPr>
            <w:del w:id="9097" w:author="Claude" w:date="2026-08-30T00:00:00Z">
              <w:r>
                <w:rPr>
                  <w:color w:val="FF0000"/>
                  <w:sz w:val="16"/>
                </w:rPr>
                <w:delText xml:space="preserve">CNN chỉ k=3</w:delText>
              </w:r>
            </w:del>
            <w:ins w:id="9098" w:author="Claude" w:date="2026-08-30T00:00:00Z">
              <w:r>
                <w:rPr>
                  <w:sz w:val="16"/>
                </w:rPr>
                <w:t xml:space="preserve">CNN (k=3 only)</w:t>
              </w:r>
            </w:ins>
          </w:p>
        </w:tc>
        <w:tc>
          <w:tcPr>
            <w:tcW w:w="45.50pt" w:type="dxa"/>
            <w:shd w:val="clear" w:color="auto" w:fill="FFFFFF"/>
            <w:tcMar>
              <w:top w:w="2pt" w:type="dxa"/>
              <w:start w:w="1pt" w:type="dxa"/>
              <w:bottom w:w="2pt" w:type="dxa"/>
              <w:end w:w="1pt" w:type="dxa"/>
            </w:tcMar>
            <w:vAlign w:val="center"/>
          </w:tcPr>
          <w:p w14:paraId="648F0CFD" w14:textId="77777777" w:rsidR="00262D32" w:rsidRDefault="00604D9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604D9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604D9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604D9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604D9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604D9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604D9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604D9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del w:id="9099" w:author="Claude" w:date="2026-08-30T00:00:00Z">
              <w:r>
                <w:rPr>
                  <w:color w:val="FF0000"/>
                  <w:sz w:val="16"/>
                </w:rPr>
                <w:delText xml:space="preserve">Router đồng nhất</w:delText>
              </w:r>
            </w:del>
            <w:ins w:id="9100" w:author="Claude" w:date="2026-08-30T00:00:00Z">
              <w:r>
                <w:rPr>
                  <w:sz w:val="16"/>
                </w:rPr>
                <w:t xml:space="preserve">Uniform router</w:t>
              </w:r>
            </w:ins>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0.879</w:t>
            </w:r>
          </w:p>
        </w:tc>
      </w:tr>
    </w:tbl>
    <w:p w14:paraId="16362FB4" w14:textId="77777777" w:rsidR="00B952C0" w:rsidRDefault="00604D90">
      <w:pPr>
        <w:pStyle w:val="BodyText"/>
        <w:spacing w:after="3pt" w:line="12.60pt" w:lineRule="auto"/>
      </w:pPr>
      <w:del w:id="9117" w:author="Claude" w:date="2026-08-30T00:00:00Z">
        <w:r>
          <w:rPr>
            <w:color w:val="FF0000"/>
          </w:rPr>
          <w:delText xml:space="preserve">Empirical results reveal that removing residual scaling</w:delText>
        </w:r>
      </w:del>
      <w:ins w:id="9118" w:author="Claude" w:date="2026-08-30T00:00:00Z">
        <w:r>
          <w:t xml:space="preserve">Removing residual scaling</w:t>
        </w:r>
      </w:ins>
      <w:r>
        <w:t xml:space="preserve">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when GPR exceeds the 90th percentile, </w:t>
      </w:r>
      <w:del w:id="9119" w:author="Claude" w:date="2026-08-30T00:00:00Z">
        <w:r>
          <w:rPr>
            <w:color w:val="FF0000"/>
          </w:rPr>
          <w:delText xml:space="preserve">the Wav-KAN weight surges from approximately 0.29 to 0.61</w:delText>
        </w:r>
      </w:del>
      <w:ins w:id="9120" w:author="Claude" w:date="2026-08-30T00:00:00Z">
        <w:r>
          <w:t xml:space="preserve">the Wav-KAN weight rises from approximately 0.29 to 0.61</w:t>
        </w:r>
      </w:ins>
      <w:r>
        <w:t xml:space="preserve"> at medium–long horizons, </w:t>
      </w:r>
      <w:del w:id="9121" w:author="Claude" w:date="2026-08-30T00:00:00Z">
        <w:r>
          <w:rPr>
            <w:color w:val="FF0000"/>
          </w:rPr>
          <w:delText xml:space="preserve">while the CNN weight contracts to approximately 0.21. These findings demonstrate that the router executes genuine regime-switching rather than trivial output averaging.</w:delText>
        </w:r>
      </w:del>
      <w:ins w:id="9122" w:author="Claude" w:date="2026-08-30T00:00:00Z">
        <w:r>
          <w:t xml:space="preserve">while the CNN weight decreases to approximately 0.21. These findings indicate that the router changes its routing regime rather than simply averaging expert outputs.</w:t>
        </w:r>
      </w:ins>
    </w:p>
    <w:p w14:paraId="37D0BA66" w14:textId="77777777" w:rsidR="00B952C0" w:rsidRDefault="00604D9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5"/>
                    <a:stretch>
                      <a:fillRect/>
                    </a:stretch>
                  </pic:blipFill>
                  <pic:spPr>
                    <a:xfrm>
                      <a:off x="0" y="0"/>
                      <a:ext cx="3154680" cy="2416835"/>
                    </a:xfrm>
                    <a:prstGeom prst="rect">
                      <a:avLst/>
                    </a:prstGeom>
                  </pic:spPr>
                </pic:pic>
              </a:graphicData>
            </a:graphic>
          </wp:inline>
        </w:drawing>
      </w:r>
    </w:p>
    <w:p w14:paraId="5D8BA2C2" w14:textId="77777777" w:rsidR="00B952C0" w:rsidRDefault="00604D90">
      <w:pPr>
        <w:pStyle w:val="figurecaption"/>
        <w:keepNext/>
        <w:spacing w:after="3pt" w:line="12.60pt" w:lineRule="auto"/>
        <w:jc w:val="start"/>
      </w:pPr>
      <w:bookmarkStart w:id="25" w:name="fig_4"/>
      <w:r>
        <w:rPr>
          <w:b/>
          <w:sz w:val="17"/>
        </w:rPr>
        <w:t>Fig. 4.</w:t>
      </w:r>
      <w:r>
        <w:rPr>
          <w:sz w:val="17"/>
        </w:rPr>
        <w:t xml:space="preserve"> Top: Multi-quantile fan chart under high volatility. Bottom: Router gating weights across low-GPR and high-GPR regimes.</w:t>
      </w:r>
      <w:bookmarkEnd w:id="25"/>
    </w:p>
    <w:p w14:paraId="50EFE629" w14:textId="77777777" w:rsidR="00B952C0" w:rsidRDefault="00604D90">
      <w:pPr>
        <w:pStyle w:val="Heading1"/>
        <w:spacing w:after="3pt" w:line="12.60pt" w:lineRule="auto"/>
      </w:pPr>
      <w:r>
        <w:rPr>
          <w:b/>
        </w:rPr>
        <w:t>VI. CONCLUSION</w:t>
      </w:r>
    </w:p>
    <w:p w14:paraId="1E5D8C23" w14:textId="77777777" w:rsidR="00B952C0" w:rsidRDefault="00604D90">
      <w:pPr>
        <w:pStyle w:val="BodyText"/>
        <w:spacing w:after="3pt" w:line="12.60pt" w:lineRule="auto"/>
      </w:pPr>
      <w:r>
        <w:t xml:space="preserve">This paper proposed GUMNetHet, a heterogeneous mixture-of-experts architecture for multi-horizon probabilistic refined oil price forecasting. </w:t>
      </w:r>
      <w:del w:id="9123" w:author="Claude" w:date="2026-08-30T00:00:00Z">
        <w:r>
          <w:rPr>
            <w:color w:val="FF0000"/>
          </w:rPr>
          <w:delText xml:space="preserve">The model synergizes multi-scale 1D-CNN, GRU-Attention, and Wavelet-KAN through a horizon-aware router, combined with multi-quantile outputs and residual scaling to bolster stability over extended horizons.</w:delText>
        </w:r>
      </w:del>
      <w:ins w:id="9124" w:author="Claude" w:date="2026-08-30T00:00:00Z">
        <w:r>
          <w:t xml:space="preserve">The model combines a multi-scale 1D-CNN, GRU-Attention, and Wavelet-KAN through a horizon-aware router, with multi-quantile outputs and residual scaling to improve stability over extended horizons.</w:t>
        </w:r>
      </w:ins>
    </w:p>
    <w:p w14:paraId="05D5DB02" w14:textId="77777777" w:rsidR="00B952C0" w:rsidRDefault="00604D90">
      <w:pPr>
        <w:pStyle w:val="BodyText"/>
        <w:spacing w:after="3pt" w:line="12.60pt" w:lineRule="auto"/>
      </w:pPr>
      <w:r>
        <w:t xml:space="preserve">Expanding walk-forward experiments on MG95 and DO 0.001% </w:t>
      </w:r>
      <w:del w:id="9125" w:author="Claude" w:date="2026-08-30T00:00:00Z">
        <w:r>
          <w:rPr>
            <w:color w:val="FF0000"/>
          </w:rPr>
          <w:delText xml:space="preserve">demonstrate that GUMNetHet achieves the lowest MAE across all evaluated baselines throughout H1–H60</w:delText>
        </w:r>
      </w:del>
      <w:ins w:id="9126" w:author="Claude" w:date="2026-08-30T00:00:00Z">
        <w:r>
          <w:t xml:space="preserve">show that GUMNetHet achieves the lowest MAE among the evaluated baselines across H1–H60</w:t>
        </w:r>
      </w:ins>
      <w:r>
        <w:t xml:space="preserve">, yielding MAE reductions at H60 of 30.1% for MG95 (4.847 vs. 6.933) and 22.9% for DO 0.001% (7.066 vs. 9.167) relative to the strongest baselines. </w:t>
      </w:r>
      <w:del w:id="9127" w:author="Claude" w:date="2026-08-30T00:00:00Z">
        <w:r>
          <w:rPr>
            <w:color w:val="FF0000"/>
          </w:rPr>
          <w:delText xml:space="preserve">Ablation experiments and router weight analyses corroborate the contributions of</w:delText>
        </w:r>
      </w:del>
      <w:ins w:id="9128" w:author="Claude" w:date="2026-08-30T00:00:00Z">
        <w:r>
          <w:t xml:space="preserve">Ablation experiments and router weight analyses support the contributions of</w:t>
        </w:r>
      </w:ins>
      <w:r>
        <w:t xml:space="preserve"> </w:t>
      </w:r>
      <w:del w:id="9003" w:author="Claude" w:date="2026-08-30T00:00:00Z">
        <w:r>
          <w:rPr>
            <w:color w:val="FF0000"/>
          </w:rPr>
          <w:delText xml:space="preserve">feature partitioning, Wavelet-KAN, and adaptive routing. However, the attenuation of </w:delText>
        </w:r>
      </w:del>
      <w:ins w:id="9004" w:author="Claude" w:date="2026-08-30T00:00:00Z">
        <w:r>
          <w:t xml:space="preserve">feature partitioning, Wavelet-KAN, and adaptive routing. However, the decline of </w:t>
        </w:r>
      </w:ins>
      <m:oMath>
        <m:sSup>
          <m:sSupPr>
            <m:ctrlPr>
              <w:rPr>
                <w:rFonts w:ascii="Cambria Math" w:hAnsi="Cambria Math"/>
              </w:rPr>
            </m:ctrlPr>
          </m:sSupPr>
          <m:e>
            <m:r>
              <w:rPr>
                <w:rFonts w:ascii="Cambria Math" w:hAnsi="Cambria Math"/>
              </w:rPr>
              <m:t>R</m:t>
            </m:r>
          </m:e>
          <m:sup>
            <m:r>
              <w:rPr>
                <w:rFonts w:ascii="Cambria Math" w:hAnsi="Cambria Math"/>
              </w:rPr>
              <m:t>2</m:t>
            </m:r>
          </m:sup>
        </m:sSup>
      </m:oMath>
      <w:del w:id="9129" w:author="Claude" w:date="2026-08-30T00:00:00Z">
        <w:r>
          <w:rPr>
            <w:color w:val="FF0000"/>
          </w:rPr>
          <w:delText xml:space="preserve"> and directional accuracy at long horizons underscores that model superiority lies in price-level error containment and uncertainty quantification, rather than long-range directional forecasting.</w:delText>
        </w:r>
      </w:del>
      <w:ins w:id="9130" w:author="Claude" w:date="2026-08-30T00:00:00Z">
        <w:r>
          <w:t xml:space="preserve"> and directional accuracy at long horizons indicates that the model's advantage lies in price-level error control and uncertainty quantification rather than in long-range directional forecasting.</w:t>
        </w:r>
      </w:ins>
    </w:p>
    <w:p w14:paraId="783F895B" w14:textId="77777777" w:rsidR="00B952C0" w:rsidRDefault="00604D9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DCA0001" w14:textId="77777777" w:rsidR="00B952C0" w:rsidRDefault="00604D90">
      <w:pPr>
        <w:pStyle w:val="BodyText"/>
        <w:spacing w:before="6pt" w:after="4pt" w:line="12.60pt" w:lineRule="auto"/>
      </w:pPr>
      <w:r>
        <w:rPr>
          <w:b/>
          <w:sz w:val="18"/>
          <w:szCs w:val="18"/>
        </w:rPr>
        <w:t xml:space="preserve">Data and Code Availability: </w:t>
      </w:r>
      <w:r>
        <w:rPr>
          <w:sz w:val="18"/>
          <w:szCs w:val="18"/>
        </w:rPr>
        <w:t xml:space="preserve">All source code for model architectures, training pipelines, expanding walk-forward evaluation scripts, and benchmark dataset matrices </w:t>
      </w:r>
      <w:del w:id="9131" w:author="Claude" w:date="2026-08-30T00:00:00Z">
        <w:r>
          <w:rPr>
            <w:color w:val="FF0000"/>
            <w:sz w:val="18"/>
            <w:szCs w:val="18"/>
          </w:rPr>
          <w:delText xml:space="preserve">are publicly available for full peer reproducibility at the project repository:</w:delText>
        </w:r>
      </w:del>
      <w:ins w:id="9132" w:author="Claude" w:date="2026-08-30T00:00:00Z">
        <w:r>
          <w:rPr>
            <w:sz w:val="18"/>
            <w:szCs w:val="18"/>
          </w:rPr>
          <w:t xml:space="preserve">are publicly available at the project repository:</w:t>
        </w:r>
      </w:ins>
      <w:r>
        <w:rPr>
          <w:sz w:val="18"/>
          <w:szCs w:val="18"/>
        </w:rPr>
        <w:t xml:space="preserve"> https://github.com/NguyenPhuocAnhDung/oil_forecast_tail_risk.</w:t>
      </w:r>
    </w:p>
    <w:p w14:paraId="388559A7" w14:textId="77777777" w:rsidR="00B952C0" w:rsidRDefault="00604D90">
      <w:pPr>
        <w:pStyle w:val="Heading5"/>
        <w:keepNext/>
        <w:spacing w:line="12.60pt" w:lineRule="auto"/>
      </w:pPr>
      <w:r>
        <w:rPr>
          <w:b/>
        </w:rPr>
        <w:t>REFERENCES</w:t>
      </w:r>
    </w:p>
    <w:p w14:paraId="6ECD1D3A" w14:textId="77777777" w:rsidR="00B952C0" w:rsidRDefault="00604D90">
      <w:pPr>
        <w:pStyle w:val="references"/>
        <w:spacing w:after="2pt" w:line="12.60pt" w:lineRule="auto"/>
      </w:pPr>
      <w:bookmarkStart w:id="26" w:name="ref_1"/>
      <w:r>
        <w:t xml:space="preserve">[1] D. Caldara and M. Iacoviello, "Measuring geopolitical risk," American Economic Review, vol. 112, no. 4, pp. 1194–1225, 2022.</w:t>
      </w:r>
      <w:bookmarkEnd w:id="26"/>
    </w:p>
    <w:p w14:paraId="4DE737CD" w14:textId="77777777" w:rsidR="00B952C0" w:rsidRDefault="00604D90">
      <w:pPr>
        <w:pStyle w:val="references"/>
        <w:spacing w:after="2pt" w:line="12.60pt" w:lineRule="auto"/>
      </w:pPr>
      <w:bookmarkStart w:id="27" w:name="ref_2"/>
      <w:r>
        <w:t>[2] L. Kilian, "Not all oil price shocks are alike: Disentangling demand and supply shocks in the crude oil market," American Economic Review, vol. 99, no. 3, pp. 1053–1069, 2009.</w:t>
      </w:r>
      <w:bookmarkEnd w:id="27"/>
    </w:p>
    <w:p w14:paraId="3A548585" w14:textId="77777777" w:rsidR="00B952C0" w:rsidRDefault="00604D90">
      <w:pPr>
        <w:pStyle w:val="references"/>
        <w:spacing w:after="2pt" w:line="12.60pt" w:lineRule="auto"/>
      </w:pPr>
      <w:bookmarkStart w:id="28" w:name="ref_3"/>
      <w:r>
        <w:t xml:space="preserve">[3] C. Baumeister and L. Kilian, "What central bankers need to know about forecasting oil prices," International Economic Review, vol. 57, no. 3, pp. 869–896, 2016.</w:t>
      </w:r>
      <w:bookmarkEnd w:id="28"/>
    </w:p>
    <w:p w14:paraId="5793152F" w14:textId="77777777" w:rsidR="00B952C0" w:rsidRDefault="00604D90">
      <w:pPr>
        <w:pStyle w:val="references"/>
        <w:spacing w:after="2pt" w:line="12.60pt" w:lineRule="auto"/>
      </w:pPr>
      <w:bookmarkStart w:id="29" w:name="ref_4"/>
      <w:r>
        <w:t>[4] D. A. Dickey and W. A. Fuller, "Distribution of the estimators for autoregressive time series with a unit root," Journal of the American Statistical Association, vol. 74, no. 366a, pp. 427–431, 1979.</w:t>
      </w:r>
      <w:bookmarkEnd w:id="29"/>
    </w:p>
    <w:p w14:paraId="40A08C0F" w14:textId="77777777" w:rsidR="00B952C0" w:rsidRDefault="00604D90">
      <w:pPr>
        <w:pStyle w:val="references"/>
        <w:spacing w:after="2pt" w:line="12.60pt" w:lineRule="auto"/>
      </w:pPr>
      <w:bookmarkStart w:id="30" w:name="ref_5"/>
      <w:r>
        <w:t>[5] F. X. Diebold and R. S. Mariano, "Comparing predictive accuracy," Journal of Business &amp; Economic Statistics, vol. 13, no. 3, pp. 253–263, 1995.</w:t>
      </w:r>
      <w:bookmarkEnd w:id="30"/>
    </w:p>
    <w:p w14:paraId="6A29E913" w14:textId="77777777" w:rsidR="00B952C0" w:rsidRDefault="00604D90">
      <w:pPr>
        <w:pStyle w:val="references"/>
        <w:spacing w:after="2pt" w:line="12.60pt" w:lineRule="auto"/>
      </w:pPr>
      <w:bookmarkStart w:id="31" w:name="ref_6"/>
      <w:r>
        <w:t xml:space="preserve">[6] T. Gneiting and A. E. Raftery, "Strictly proper scoring rules, prediction, and estimation," Journal of the American Statistical Association, vol. 102, no. 477, pp. 359–378, 2007.</w:t>
      </w:r>
      <w:bookmarkEnd w:id="31"/>
    </w:p>
    <w:p w14:paraId="64DF5EA2" w14:textId="77777777" w:rsidR="00B952C0" w:rsidRDefault="00604D90">
      <w:pPr>
        <w:pStyle w:val="references"/>
        <w:spacing w:after="2pt" w:line="12.60pt" w:lineRule="auto"/>
      </w:pPr>
      <w:bookmarkStart w:id="32" w:name="ref_7"/>
      <w:r>
        <w:t>[7] R. J. Hyndman and A. B. Koehler, "Another look at measures of forecast accuracy," International Journal of Forecasting, vol. 22, no. 4, pp. 679–688, 2006.</w:t>
      </w:r>
      <w:bookmarkEnd w:id="32"/>
    </w:p>
    <w:p w14:paraId="683E59CC" w14:textId="77777777" w:rsidR="00B952C0" w:rsidRDefault="00604D90">
      <w:pPr>
        <w:pStyle w:val="references"/>
        <w:spacing w:after="2pt" w:line="12.60pt" w:lineRule="auto"/>
      </w:pPr>
      <w:bookmarkStart w:id="33" w:name="ref_8"/>
      <w:r>
        <w:t>[8] Y. Nie, N. H. Nguyen, P. Sinthong, and J. Kalagnanam, "A time series is worth 64 words: Long-term forecasting with transformers," in Proc. ICLR, 2023.</w:t>
      </w:r>
      <w:bookmarkEnd w:id="33"/>
    </w:p>
    <w:p w14:paraId="3B07C4FF" w14:textId="77777777" w:rsidR="00B952C0" w:rsidRDefault="00604D90">
      <w:pPr>
        <w:pStyle w:val="references"/>
        <w:spacing w:after="2pt" w:line="12.60pt" w:lineRule="auto"/>
      </w:pPr>
      <w:bookmarkStart w:id="34" w:name="ref_9"/>
      <w:r>
        <w:t xml:space="preserve">[9] Y. Liu, T. Hu, H. Zhang, H. Wu, S. Wang, L. Ma, and M. Long, "iTransformer: Inverted transformers are effective for time series forecasting," in Proc. ICLR, 2024.</w:t>
      </w:r>
      <w:bookmarkEnd w:id="34"/>
    </w:p>
    <w:p w14:paraId="341D34F7" w14:textId="77777777" w:rsidR="00B952C0" w:rsidRDefault="00604D90">
      <w:pPr>
        <w:pStyle w:val="references"/>
        <w:spacing w:after="2pt" w:line="12.60pt" w:lineRule="auto"/>
      </w:pPr>
      <w:bookmarkStart w:id="35" w:name="ref_10"/>
      <w:r>
        <w:t>[10] H. Wu, T. Hu, Y. Liu, H. Zhou, J. Wang, and M. Long, "TimesNet: Temporal 2D-variation modeling for general time series analysis," in Proc. ICLR, 2023.</w:t>
      </w:r>
      <w:bookmarkEnd w:id="35"/>
    </w:p>
    <w:p w14:paraId="5F85C8C3" w14:textId="77777777" w:rsidR="00B952C0" w:rsidRDefault="00604D90">
      <w:pPr>
        <w:pStyle w:val="references"/>
        <w:spacing w:after="2pt" w:line="12.60pt" w:lineRule="auto"/>
      </w:pPr>
      <w:bookmarkStart w:id="36" w:name="ref_11"/>
      <w:r>
        <w:t>[11] A. Zeng, M. Chen, L. Zhang, and Q. Xu, "Are transformers effective for time series forecasting?" in Proc. AAAI, vol. 37, no. 9, 2023, pp. 11121–11128.</w:t>
      </w:r>
      <w:bookmarkEnd w:id="36"/>
    </w:p>
    <w:p w14:paraId="2A73C34C" w14:textId="77777777" w:rsidR="00B952C0" w:rsidRDefault="00604D90">
      <w:pPr>
        <w:pStyle w:val="references"/>
        <w:spacing w:after="2pt" w:line="12.60pt" w:lineRule="auto"/>
      </w:pPr>
      <w:bookmarkStart w:id="37" w:name="ref_12"/>
      <w:r>
        <w:t>[12] B. Lim, S. Ö. Arık, N. Loeff, and T. Pfister, "Temporal Fusion Transformers for interpretable multi-horizon time series forecasting," International Journal of Forecasting, vol. 37, no. 4, pp. 1748–1764, 2021.</w:t>
      </w:r>
      <w:bookmarkEnd w:id="37"/>
    </w:p>
    <w:p w14:paraId="36180803" w14:textId="77777777" w:rsidR="00B952C0" w:rsidRDefault="00604D90">
      <w:pPr>
        <w:pStyle w:val="references"/>
        <w:spacing w:after="2pt" w:line="12.60pt" w:lineRule="auto"/>
      </w:pPr>
      <w:bookmarkStart w:id="38" w:name="ref_13"/>
      <w:r>
        <w:t xml:space="preserve">[13] B. N. Oreshkin, D. Carpov, N. Chapados, and Y. Bengio, "N-BEATS: Neural basis expansion analysis for interpretable time series forecasting," in Proc. ICLR, 2020.</w:t>
      </w:r>
      <w:bookmarkEnd w:id="38"/>
    </w:p>
    <w:p w14:paraId="52F826EB" w14:textId="77777777" w:rsidR="00B952C0" w:rsidRDefault="00604D90">
      <w:pPr>
        <w:pStyle w:val="references"/>
        <w:spacing w:after="2pt" w:line="12.60pt" w:lineRule="auto"/>
      </w:pPr>
      <w:bookmarkStart w:id="39" w:name="ref_14"/>
      <w:r>
        <w:t>[14] C. Challu, K. G. Olivares, B. N. Oreshkin, F. Garza, M. Mergenthaler-Canseco, and A. Dubrawski, "N-HiTS: Neural hierarchical interpolation for time series forecasting," in Proc. AAAI, vol. 37, no. 6, 2023, pp. 6989–6997.</w:t>
      </w:r>
      <w:bookmarkEnd w:id="39"/>
    </w:p>
    <w:p w14:paraId="14F9D852" w14:textId="77777777" w:rsidR="00B952C0" w:rsidRDefault="00604D90">
      <w:pPr>
        <w:pStyle w:val="references"/>
        <w:spacing w:after="2pt" w:line="12.60pt" w:lineRule="auto"/>
      </w:pPr>
      <w:bookmarkStart w:id="40" w:name="ref_15"/>
      <w:r>
        <w:t>[15] A. Gu and T. Dao, "Mamba: Linear-time sequence modeling with selective state spaces," arXiv preprint arXiv:2312.00752, 2023.</w:t>
      </w:r>
      <w:bookmarkEnd w:id="40"/>
    </w:p>
    <w:p w14:paraId="4FEC7830" w14:textId="77777777" w:rsidR="00B952C0" w:rsidRDefault="00604D90">
      <w:pPr>
        <w:pStyle w:val="references"/>
        <w:spacing w:after="2pt" w:line="12.60pt" w:lineRule="auto"/>
      </w:pPr>
      <w:bookmarkStart w:id="41" w:name="ref_16"/>
      <w:r>
        <w:t>[16] A. F. Ansari et al., "Chronos: Learning the language of time series," Transactions on Machine Learning Research, 2024.</w:t>
      </w:r>
      <w:bookmarkEnd w:id="41"/>
    </w:p>
    <w:p w14:paraId="3DCB9E55" w14:textId="77777777" w:rsidR="00B952C0" w:rsidRDefault="00604D90">
      <w:pPr>
        <w:pStyle w:val="references"/>
        <w:spacing w:after="2pt" w:line="12.60pt" w:lineRule="auto"/>
      </w:pPr>
      <w:bookmarkStart w:id="42" w:name="ref_17"/>
      <w:r>
        <w:t>[17] A. Das, W. Kong, R. Sen, and Y. Zhou, "A decoder-only foundation model for time-series forecasting," in Proc. ICML, 2024.</w:t>
      </w:r>
      <w:bookmarkEnd w:id="42"/>
    </w:p>
    <w:p w14:paraId="4785F500" w14:textId="77777777" w:rsidR="00B952C0" w:rsidRDefault="00604D90">
      <w:pPr>
        <w:pStyle w:val="references"/>
        <w:spacing w:after="2pt" w:line="12.60pt" w:lineRule="auto"/>
      </w:pPr>
      <w:bookmarkStart w:id="43" w:name="ref_18"/>
      <w:r>
        <w:t xml:space="preserve">[18] G. Woo, C. Liu, A. Kumar, C. Xiong, S. Savarese, and D. Sahoo, "Unified training of universal time series forecasting transformers," in Proc. ICML, 2024.</w:t>
      </w:r>
      <w:bookmarkEnd w:id="43"/>
    </w:p>
    <w:p w14:paraId="7914DDD5" w14:textId="77777777" w:rsidR="00B952C0" w:rsidRDefault="00604D90">
      <w:pPr>
        <w:pStyle w:val="references"/>
        <w:spacing w:after="2pt" w:line="12.60pt" w:lineRule="auto"/>
      </w:pPr>
      <w:bookmarkStart w:id="44" w:name="ref_19"/>
      <w:r>
        <w:t>[19] V. Ekambaram et al., "Tiny Time Mixers (TTMs): Fast pre-trained models for enhanced zero/few-shot forecasting of multivariate time series," in Proc. NeurIPS, 2024.</w:t>
      </w:r>
      <w:bookmarkEnd w:id="44"/>
    </w:p>
    <w:p w14:paraId="308F369B" w14:textId="77777777" w:rsidR="00B952C0" w:rsidRDefault="00604D90">
      <w:pPr>
        <w:pStyle w:val="references"/>
        <w:spacing w:after="2pt" w:line="12.60pt" w:lineRule="auto"/>
      </w:pPr>
      <w:bookmarkStart w:id="45" w:name="ref_20"/>
      <w:r>
        <w:t>[20] R. A. Jacobs, M. I. Jordan, S. J. Nowlan, and G. E. Hinton, "Adaptive mixtures of local experts," Neural Computation, vol. 3, no. 1, pp. 79–87, 1991.</w:t>
      </w:r>
      <w:bookmarkEnd w:id="45"/>
    </w:p>
    <w:p w14:paraId="012EA677" w14:textId="77777777" w:rsidR="00B952C0" w:rsidRDefault="00604D90">
      <w:pPr>
        <w:pStyle w:val="references"/>
        <w:spacing w:after="2pt" w:line="12.60pt" w:lineRule="auto"/>
      </w:pPr>
      <w:bookmarkStart w:id="46" w:name="ref_21"/>
      <w:r>
        <w:t>[21] N. Shazeer et al., "Outrageously large neural networks: The sparsely-gated mixture-of-experts layer," in Proc. ICLR, 2017.</w:t>
      </w:r>
      <w:bookmarkEnd w:id="46"/>
    </w:p>
    <w:p w14:paraId="75B4C1A6" w14:textId="77777777" w:rsidR="00B952C0" w:rsidRDefault="00604D90">
      <w:pPr>
        <w:pStyle w:val="references"/>
        <w:spacing w:after="2pt" w:line="12.60pt" w:lineRule="auto"/>
      </w:pPr>
      <w:bookmarkStart w:id="47" w:name="ref_22"/>
      <w:r>
        <w:t>[22] W. Fedus, B. Zoph, and N. Shazeer, "Switch Transformers: Scaling to trillion parameter models with simple and efficient sparsity," Journal of Machine Learning Research, vol. 23, no. 120, pp. 1–39, 2022.</w:t>
      </w:r>
      <w:bookmarkEnd w:id="47"/>
    </w:p>
    <w:p w14:paraId="3275F3C5" w14:textId="77777777" w:rsidR="00B952C0" w:rsidRPr="00E45FC7" w:rsidRDefault="00604D90">
      <w:pPr>
        <w:pStyle w:val="references"/>
        <w:spacing w:after="2pt" w:line="12.60pt" w:lineRule="auto"/>
        <w:rPr>
          <w:lang w:val="nb-NO"/>
        </w:rPr>
      </w:pPr>
      <w:bookmarkStart w:id="48" w:name="ref_23"/>
      <w:r>
        <w:rPr>
          <w:lang w:val="nb-NO"/>
        </w:rPr>
        <w:t>[23] Z. Liu et al., "KAN: Kolmogorov–Arnold Networks," arXiv preprint arXiv:2404.19756, 2024.</w:t>
      </w:r>
      <w:bookmarkEnd w:id="48"/>
    </w:p>
    <w:p w14:paraId="72159252" w14:textId="77777777" w:rsidR="00B952C0" w:rsidRDefault="00604D90">
      <w:pPr>
        <w:pStyle w:val="references"/>
        <w:spacing w:after="2pt" w:line="12.60pt" w:lineRule="auto"/>
      </w:pPr>
      <w:bookmarkStart w:id="49" w:name="ref_24"/>
      <w:r>
        <w:t>[24] Z. Bozorgasl and H. Chen, "Wav-KAN: Wavelet Kolmogorov–Arnold networks," arXiv preprint arXiv:2405.12832, 2024.</w:t>
      </w:r>
      <w:bookmarkEnd w:id="49"/>
    </w:p>
    <w:p w14:paraId="409B581D" w14:textId="77777777" w:rsidR="00B952C0" w:rsidRDefault="00604D90">
      <w:pPr>
        <w:pStyle w:val="references"/>
        <w:spacing w:after="2pt" w:line="12.60pt" w:lineRule="auto"/>
      </w:pPr>
      <w:bookmarkStart w:id="50" w:name="ref_25"/>
      <w:r>
        <w:t>[25] I. Daubechies, Ten Lectures on Wavelets. Philadelphia, PA, USA: SIAM, 1992.</w:t>
      </w:r>
      <w:bookmarkEnd w:id="50"/>
    </w:p>
    <w:p w14:paraId="229021FC" w14:textId="77777777" w:rsidR="00B952C0" w:rsidRDefault="00604D90">
      <w:pPr>
        <w:pStyle w:val="references"/>
        <w:spacing w:after="2pt" w:line="12.60pt" w:lineRule="auto"/>
      </w:pPr>
      <w:bookmarkStart w:id="51" w:name="ref_26"/>
      <w:r>
        <w:t>[26] X. Shi et al., "Time-MoE: Billion-scale time series foundation models with mixture of experts," in Proc. ICLR, 2025.</w:t>
      </w:r>
      <w:bookmarkEnd w:id="51"/>
    </w:p>
    <w:p w14:paraId="0E748509" w14:textId="77777777" w:rsidR="00B952C0" w:rsidRDefault="00604D90">
      <w:pPr>
        <w:pStyle w:val="references"/>
        <w:spacing w:after="2pt" w:line="12.60pt" w:lineRule="auto"/>
      </w:pPr>
      <w:bookmarkStart w:id="52" w:name="ref_27"/>
      <w:r>
        <w:t>[27] S. Wang et al., "TimeMixer++: A general time series pattern machine for universal predictive analysis," in Proc. ICLR, 2025.</w:t>
      </w:r>
      <w:bookmarkEnd w:id="52"/>
    </w:p>
    <w:p w14:paraId="27205E7F" w14:textId="77777777" w:rsidR="00B952C0" w:rsidRDefault="00604D90">
      <w:pPr>
        <w:pStyle w:val="references"/>
        <w:spacing w:after="2pt" w:line="12.60pt" w:lineRule="auto"/>
      </w:pPr>
      <w:bookmarkStart w:id="53" w:name="ref_28"/>
      <w:r>
        <w:t>[28] M. D. Wilkinson et al., "The FAIR Guiding Principles for scientific data management and stewardship," Scientific Data, vol. 3, art. 160018, 2016.</w:t>
      </w:r>
      <w:bookmarkEnd w:id="53"/>
    </w:p>
    <w:sectPr w:rsidR="00B952C0">
      <w:type w:val="continuous"/>
      <w:pgSz w:w="595.30pt" w:h="841.90pt"/>
      <w:pgMar w:top="36pt" w:right="36pt" w:bottom="54pt" w:left="36pt" w:header="36pt" w:footer="36pt" w:gutter="0pt"/>
      <w:cols w:num="2" w:space="18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2" w:author="Huong Bui" w:date="2026-08-30T04:12:00Z" w:initials="HB">
    <w:p w14:paraId="114D5C55" w14:textId="1A171F48" w:rsidR="00070146" w:rsidRPr="00070146" w:rsidRDefault="00070146">
      <w:pPr>
        <w:pStyle w:val="CommentText"/>
        <w:rPr>
          <w:lang w:val="vi-VN"/>
        </w:rPr>
      </w:pPr>
      <w:r>
        <w:rPr>
          <w:rStyle w:val="CommentReference"/>
        </w:rPr>
        <w:annotationRef/>
      </w:r>
      <w:proofErr w:type="spellStart"/>
      <w:r>
        <w:t>Sửa</w:t>
      </w:r>
      <w:proofErr w:type="spellEnd"/>
      <w:r>
        <w:rPr>
          <w:lang w:val="vi-VN"/>
        </w:rPr>
        <w:t xml:space="preserve"> lại ký hiệu P mũ trong công thức này cho rõ ràng</w:t>
      </w:r>
    </w:p>
  </w:comment>
  <w:comment w:id="6" w:author="Huong Bui" w:date="2026-08-30T04:16:00Z" w:initials="HB">
    <w:p w14:paraId="7A4634E0" w14:textId="3A1B5AA7"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bị thiếu phía sau?</w:t>
      </w:r>
    </w:p>
  </w:comment>
  <w:comment w:id="10" w:author="Huong Bui" w:date="2026-08-30T04:18:00Z" w:initials="HB">
    <w:p w14:paraId="46719E58" w14:textId="50EDA38A"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cũng bị thiếu phía sau?</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114D5C55" w15:done="0"/>
  <w15:commentEx w15:paraId="7A4634E0" w15:done="0"/>
  <w15:commentEx w15:paraId="46719E58"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15AA2006" w16cex:dateUtc="2026-08-29T21:12:00Z"/>
  <w16cex:commentExtensible w16cex:durableId="0698827D" w16cex:dateUtc="2026-08-29T21:16:00Z"/>
  <w16cex:commentExtensible w16cex:durableId="0BC5488E" w16cex:dateUtc="2026-08-29T21:18: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114D5C55" w16cid:durableId="15AA2006"/>
  <w16cid:commentId w16cid:paraId="7A4634E0" w16cid:durableId="0698827D"/>
  <w16cid:commentId w16cid:paraId="46719E58" w16cid:durableId="0BC5488E"/>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9A0F82" w14:textId="77777777" w:rsidR="00604D90" w:rsidRDefault="00604D90" w:rsidP="001A3B3D">
      <w:r>
        <w:separator/>
      </w:r>
    </w:p>
  </w:endnote>
  <w:endnote w:type="continuationSeparator" w:id="0">
    <w:p w14:paraId="0E8876E8" w14:textId="77777777" w:rsidR="00604D90" w:rsidRDefault="00604D9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20002A87" w:usb1="80000000" w:usb2="00000008"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CDDF385" w14:textId="77777777" w:rsidR="00604D90" w:rsidRDefault="00604D90" w:rsidP="001A3B3D">
      <w:r>
        <w:separator/>
      </w:r>
    </w:p>
  </w:footnote>
  <w:footnote w:type="continuationSeparator" w:id="0">
    <w:p w14:paraId="68AC53D0" w14:textId="77777777" w:rsidR="00604D90" w:rsidRDefault="00604D9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304B1"/>
    <w:rsid w:val="00197E47"/>
    <w:rsid w:val="001A2EFD"/>
    <w:rsid w:val="001A3B3D"/>
    <w:rsid w:val="001B67DC"/>
    <w:rsid w:val="002254A9"/>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6777A"/>
    <w:rsid w:val="00473AC9"/>
    <w:rsid w:val="004D72B5"/>
    <w:rsid w:val="00551B7F"/>
    <w:rsid w:val="0056610F"/>
    <w:rsid w:val="00575BCA"/>
    <w:rsid w:val="005B0344"/>
    <w:rsid w:val="005B520E"/>
    <w:rsid w:val="005E2800"/>
    <w:rsid w:val="00604D9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F1D79"/>
    <w:rsid w:val="00A059B3"/>
    <w:rsid w:val="00A80AAE"/>
    <w:rsid w:val="00A95AB7"/>
    <w:rsid w:val="00AC2F09"/>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632BE"/>
    <w:rsid w:val="00D72D06"/>
    <w:rsid w:val="00D7522C"/>
    <w:rsid w:val="00D7536F"/>
    <w:rsid w:val="00D76668"/>
    <w:rsid w:val="00DC647A"/>
    <w:rsid w:val="00E07383"/>
    <w:rsid w:val="00E165BC"/>
    <w:rsid w:val="00E20222"/>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7558">
      <w:bodyDiv w:val="1"/>
      <w:marLeft w:val="0pt"/>
      <w:marRight w:val="0pt"/>
      <w:marTop w:val="0pt"/>
      <w:marBottom w:val="0pt"/>
      <w:divBdr>
        <w:top w:val="none" w:sz="0" w:space="0" w:color="auto"/>
        <w:left w:val="none" w:sz="0" w:space="0" w:color="auto"/>
        <w:bottom w:val="none" w:sz="0" w:space="0" w:color="auto"/>
        <w:right w:val="none" w:sz="0" w:space="0" w:color="auto"/>
      </w:divBdr>
    </w:div>
    <w:div w:id="1351301549">
      <w:bodyDiv w:val="1"/>
      <w:marLeft w:val="0pt"/>
      <w:marRight w:val="0pt"/>
      <w:marTop w:val="0pt"/>
      <w:marBottom w:val="0pt"/>
      <w:divBdr>
        <w:top w:val="none" w:sz="0" w:space="0" w:color="auto"/>
        <w:left w:val="none" w:sz="0" w:space="0" w:color="auto"/>
        <w:bottom w:val="none" w:sz="0" w:space="0" w:color="auto"/>
        <w:right w:val="none" w:sz="0" w:space="0" w:color="auto"/>
      </w:divBdr>
    </w:div>
    <w:div w:id="203681151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schemas.microsoft.com/office/2011/relationships/people" Target="people.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4.png"/><Relationship Id="rId10" Type="http://schemas.microsoft.com/office/2016/09/relationships/commentsIds" Target="commentsIds.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29</TotalTime>
  <Pages>7</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32808</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Hoàng Quý</cp:lastModifiedBy>
  <cp:revision>9</cp:revision>
  <dcterms:created xsi:type="dcterms:W3CDTF">2026-08-29T21:05:00Z</dcterms:created>
  <dcterms:modified xsi:type="dcterms:W3CDTF">2026-08-30T06:34:00Z</dcterms:modified>
</cp:coreProperties>
</file>