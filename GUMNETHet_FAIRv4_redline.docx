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D79A4" w14:textId="6C234FFA" w:rsidR="00660A15" w:rsidRDefault="00953647">
      <w:pPr>
        <w:pStyle w:val="PaperTitle"/>
      </w:pPr>
      <w:r>
        <w:t>ROBUST PROBABILISTIC ENERGY FORECASTING UNDER GEOPOLITICAL SHOCKS: AN ADAPTIVE MIXTURE OF LOCAL-GLOBAL EXPERTS</w:t>
      </w:r>
    </w:p>
    <w:p w14:paraId="21C008FB" w14:textId="40E7849B" w:rsidR="00DA7310" w:rsidRDefault="00DA7310">
      <w:pPr>
        <w:pStyle w:val="PaperTitle"/>
      </w:pPr>
      <w:proofErr w:type="spellStart"/>
      <w:r>
        <w:rPr>
          <w:rFonts w:ascii="Segoe UI" w:hAnsi="Segoe UI" w:cs="Segoe UI"/>
          <w:color w:val="081B3A"/>
          <w:spacing w:val="3"/>
          <w:sz w:val="23"/>
          <w:szCs w:val="23"/>
          <w:shd w:val="clear" w:color="auto" w:fill="E5F1FF"/>
        </w:rPr>
        <w:t>GUMNetHet</w:t>
      </w:r>
      <w:proofErr w:type="spellEnd"/>
      <w:r>
        <w:rPr>
          <w:rFonts w:ascii="Segoe UI" w:hAnsi="Segoe UI" w:cs="Segoe UI"/>
          <w:color w:val="081B3A"/>
          <w:spacing w:val="3"/>
          <w:sz w:val="23"/>
          <w:szCs w:val="23"/>
          <w:shd w:val="clear" w:color="auto" w:fill="E5F1FF"/>
        </w:rPr>
        <w:t>: A Heterogeneous Gated Mixture Network for Probabilistic Multi-Horizon Forecasting of Refined Petroleum Product Prices</w:t>
      </w:r>
    </w:p>
    <w:p w14:paraId="6F5FFE65" w14:textId="77777777" w:rsidR="0035561A" w:rsidRDefault="0035561A">
      <w:pPr>
        <w:pStyle w:val="PaperTitle"/>
      </w:pPr>
    </w:p>
    <w:p w14:paraId="25104CB1" w14:textId="77777777" w:rsidR="00660A15" w:rsidRDefault="00953647">
      <w:pPr>
        <w:pStyle w:val="Authors"/>
      </w:pPr>
      <w:r>
        <w:rPr>
          <w:b/>
        </w:rPr>
        <w:t>Nguyễn Phước Anh Dũng¹, Bùi Danh Hường¹*, Hoàng Văn Quý²</w:t>
      </w:r>
    </w:p>
    <w:p w14:paraId="7D5ADA0B" w14:textId="44BA818E" w:rsidR="00660A15" w:rsidRDefault="00953647">
      <w:pPr>
        <w:pStyle w:val="Affil"/>
      </w:pPr>
      <w:r>
        <w:rPr>
          <w:i/>
        </w:rPr>
        <w:t>¹Khoa Công nghệ Thông tin, Trường Đại học Công nghệ TP.HCM (HUTECH), TP. Hồ Chí Minh, Việt Nam</w:t>
      </w:r>
      <w:r>
        <w:rPr>
          <w:i/>
        </w:rPr>
        <w:br/>
        <w:t xml:space="preserve">²Khoa Công nghệ thông tin, Trường Đại học </w:t>
      </w:r>
      <w:r>
        <w:rPr>
          <w:i/>
          <w:iCs/>
        </w:rPr>
        <w:t>Nông lâm Bắc Giang (BAFU), Bắc Ninh</w:t>
      </w:r>
      <w:r>
        <w:rPr>
          <w:i/>
        </w:rPr>
        <w:t>, Việt Nam</w:t>
      </w:r>
      <w:r>
        <w:rPr>
          <w:i/>
        </w:rPr>
        <w:br/>
        <w:t>*Tác giả liên hệ: Bùi Danh Hường (bd.huong@hutech.edu.vn)</w:t>
      </w:r>
    </w:p>
    <w:p w14:paraId="216BDD98" w14:textId="33F7FB93" w:rsidR="00660A15" w:rsidRDefault="00953647">
      <w:pPr>
        <w:pStyle w:val="Affil"/>
      </w:pPr>
      <w:r>
        <w:t>² Trường Đại học Nông lâm Bắc Giang, Bắc Ninh, Việt Nam</w:t>
      </w:r>
    </w:p>
    <w:p w14:paraId="4220E4F6" w14:textId="77777777" w:rsidR="00660A15" w:rsidRDefault="00953647">
      <w:pPr>
        <w:pStyle w:val="Affil"/>
      </w:pPr>
      <w:r>
        <w:t>*Tác giả liên hệ: bd.huong@hutech.edu.vn</w:t>
      </w:r>
    </w:p>
    <w:p w14:paraId="02FC9BEB" w14:textId="5A856CB9" w:rsidR="00660A15" w:rsidRDefault="00953647">
      <w:pPr>
        <w:pStyle w:val="Abstract"/>
        <w:spacing w:before="40" w:after="80" w:line="264" w:lineRule="auto"/>
      </w:pPr>
      <w:r>
        <w:rPr>
          <w:b/>
          <w:i/>
        </w:rPr>
        <w:t>Tóm tắt—</w:t>
      </w:r>
      <w:r>
        <w:t xml:space="preserve">Bài báo đề xuất GUMNetHet (Heterogeneous Gated Unified Mixture Network) cho dự báo xác suất đa chu kỳ giá xăng dầu thành phẩm dưới biến động địa chính trị. Mô hình phân vùng đặc trưng thành ba nhóm và xử lý bằng các expert chuyên biệt: CNN-1D đa tỷ lệ cho động lượng giá, GRU-Attention cho trạng thái vĩ mô và Wavelet-KAN cho các quan hệ phi tuyến nhạy cú sốc. Các biểu diễn được kết hợp bởi bộ định tuyến nhận biết horizon và ngữ cảnh thị trường; đầu ra đa phân vị q ∈ {0.1, 0.5, 0.9} được tối ưu bằng pinball loss và residual scaling. Trên dữ liệu đa nguồn 11/2008–04/2026 (N = 4.512 quan sát) theo giao thức expanding walk-forward </w:t>
      </w:r>
      <w:del w:id="0" w:author="Claude" w:date="2026-08-30T00:00:00Z">
        <w:r>
          <w:rPr>
            <w:color w:val="FF0000"/>
          </w:rPr>
          <w:delText>trong các giai đoạn thị trường biến động rất mạnh</w:delText>
        </w:r>
      </w:del>
      <w:ins w:id="1" w:author="Claude" w:date="2026-08-30T00:00:00Z">
        <w:r>
          <w:t>trong các giai đoạn thị trường biến động cao</w:t>
        </w:r>
      </w:ins>
      <w:r>
        <w:t xml:space="preserve"> (độ biến động annualized volatility tập test đạt 73,04–96,29%, gấp 1,9–2,9 lần tập train lịch sử), GUMNetHet đạt MAE thấp nhất trong nhóm baseline được báo cáo ở cả bảy horizon H1–H60 cho MG95 và DO 0.001%. Tại H60, MAE giảm lần lượt 30,1% và 22,9% so với baseline tốt nhất. Độ chính xác xu hướng đạt mức cao ở H1–H7 nhưng giảm rõ ở H10 và H60, cho thấy sự khác biệt giữa độ chính xác mức giá và dự báo hướng ở horizon dài. Khoảng dự báo 80% đạt PICP=82,4% với PINAW=0,142. Kết quả ablation và phân tích router cho thấy chuyên môn hóa expert và định tuyến thích ứng đóng góp đáng kể vào hiệu năng của mô hình.</w:t>
      </w:r>
    </w:p>
    <w:p w14:paraId="2FF64516" w14:textId="77777777" w:rsidR="00660A15" w:rsidRDefault="00953647">
      <w:pPr>
        <w:pStyle w:val="Abstract"/>
        <w:spacing w:before="40" w:after="80" w:line="264" w:lineRule="auto"/>
      </w:pPr>
      <w:r>
        <w:rPr>
          <w:b/>
          <w:i/>
        </w:rPr>
        <w:t>Từ khóa—</w:t>
      </w:r>
      <w:r>
        <w:t>dự báo giá năng lượng; mixture-of-experts; Wavelet-KAN; rủi ro địa chính trị; dự báo phân vị; expanding walk-forward.</w:t>
      </w:r>
    </w:p>
    <w:p w14:paraId="15C5381C" w14:textId="77777777" w:rsidR="00660A15" w:rsidRDefault="00953647">
      <w:pPr>
        <w:pStyle w:val="H1x"/>
        <w:keepNext/>
        <w:spacing w:before="120" w:line="276" w:lineRule="auto"/>
      </w:pPr>
      <w:r>
        <w:rPr>
          <w:color w:val="000000"/>
          <w:sz w:val="20"/>
        </w:rPr>
        <w:t>1. GIỚI THIỆU</w:t>
      </w:r>
    </w:p>
    <w:p w14:paraId="4A064FDB" w14:textId="77777777" w:rsidR="00660A15" w:rsidRDefault="00953647">
      <w:pPr>
        <w:spacing w:after="80" w:line="276" w:lineRule="auto"/>
      </w:pPr>
      <w:r>
        <w:t xml:space="preserve">Thị trường xăng dầu Việt Nam có đặc thù cấu trúc nguồn cung mang tính chiến lược: khoảng 70% tổng sản lượng tiêu thụ nội địa được cung ứng bởi hai nhà máy lọc hóa dầu trong nước (Dung Quất và Nghi Sơn), trong khi </w:t>
      </w:r>
      <w:del w:id="2" w:author="Claude" w:date="2026-08-30T00:00:00Z">
        <w:r>
          <w:rPr>
            <w:color w:val="FF0000"/>
          </w:rPr>
          <w:delText>30% nhu cầu còn lại bắt buộc phải nhập khẩu trực tiếp từ các thị trường quốc tế</w:delText>
        </w:r>
      </w:del>
      <w:ins w:id="3" w:author="Claude" w:date="2026-08-30T00:00:00Z">
        <w:r>
          <w:t>30% nhu cầu còn lại được nhập khẩu từ các thị trường quốc tế</w:t>
        </w:r>
      </w:ins>
      <w:r>
        <w:t xml:space="preserve">. Trong đó, </w:t>
      </w:r>
      <w:del w:id="4" w:author="Claude" w:date="2026-08-30T00:00:00Z">
        <w:r>
          <w:rPr>
            <w:color w:val="FF0000"/>
          </w:rPr>
          <w:delText>thị trường Singapore là địa bàn nhập khẩu trọng yếu nhất</w:delText>
        </w:r>
      </w:del>
      <w:ins w:id="5" w:author="Claude" w:date="2026-08-30T00:00:00Z">
        <w:r>
          <w:t>thị trường Singapore là nguồn nhập khẩu chính</w:t>
        </w:r>
      </w:ins>
      <w:r>
        <w:t>, với giá giao dịch thành phẩm Mean of Platts Singapore (MOPS)—tiêu biểu là Mogas 95 (MG95) và Gasoil 0.001%S (DO 0.001%)—</w:t>
      </w:r>
      <w:del w:id="6" w:author="Claude" w:date="2026-08-30T00:00:00Z">
        <w:r>
          <w:rPr>
            <w:color w:val="FF0000"/>
          </w:rPr>
          <w:delText>đóng vai trò là hệ quy chiếu định giá cơ sở cho mọi hợp đồng thương mại</w:delText>
        </w:r>
      </w:del>
      <w:ins w:id="7" w:author="Claude" w:date="2026-08-30T00:00:00Z">
        <w:r>
          <w:t>được sử dụng làm cơ sở tham chiếu định giá cho phần lớn hợp đồng thương mại</w:t>
        </w:r>
      </w:ins>
      <w:r>
        <w:t xml:space="preserve">, tính toán giá vốn và quản lý chuỗi cung ứng. Tuy nhiên, </w:t>
      </w:r>
      <w:del w:id="8" w:author="Claude" w:date="2026-08-30T00:00:00Z">
        <w:r>
          <w:rPr>
            <w:color w:val="FF0000"/>
          </w:rPr>
          <w:delText>giá Platts biến động cực kỳ phức tạp do phản ứng đồng thời</w:delText>
        </w:r>
      </w:del>
      <w:ins w:id="9" w:author="Claude" w:date="2026-08-30T00:00:00Z">
        <w:r>
          <w:t>giá Platts biến động phức tạp do phản ứng đồng thời</w:t>
        </w:r>
      </w:ins>
      <w:r>
        <w:t xml:space="preserve"> với các cú sốc cung–cầu toàn cầu, biến động tỷ giá và rủi ro địa chính trị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xml:space="preserve">. Các giai đoạn sụp đổ giá dầu 2014–2016, chiến tranh giá OPEC+ năm 2020, xung đột Nga–Ukraine 2022 và căng thẳng Biển Đỏ 2023–2024 </w:t>
      </w:r>
      <w:del w:id="10" w:author="Claude" w:date="2026-08-30T00:00:00Z">
        <w:r>
          <w:rPr>
            <w:color w:val="FF0000"/>
          </w:rPr>
          <w:delText>cho thấy chuỗi giá thành phẩm thường xuyên xuất hiện bước nhảy phi tuyến, dịch chuyển chế độ và phân cụm biến động mạnh</w:delText>
        </w:r>
      </w:del>
      <w:ins w:id="11" w:author="Claude" w:date="2026-08-30T00:00:00Z">
        <w:r>
          <w:t>cho thấy chuỗi giá thành phẩm có thể xuất hiện bước nhảy phi tuyến, dịch chuyển chế độ và phân cụm biến động</w:t>
        </w:r>
      </w:ins>
      <w:r>
        <w:t xml:space="preserve">. Do đó, nhu cầu dự báo chính xác giá xăng dầu Platts trong ngắn hạn (H1–H7) và trung hạn (H10–H60) </w:t>
      </w:r>
      <w:del w:id="12" w:author="Claude" w:date="2026-08-30T00:00:00Z">
        <w:r>
          <w:rPr>
            <w:color w:val="FF0000"/>
          </w:rPr>
          <w:delText>là đòi hỏi cấp thiết phục vụ trực tiếp cho việc ra quyết định kinh doanh</w:delText>
        </w:r>
      </w:del>
      <w:ins w:id="13" w:author="Claude" w:date="2026-08-30T00:00:00Z">
        <w:r>
          <w:t>có ý nghĩa thiết thực đối với việc ra quyết định kinh doanh</w:t>
        </w:r>
      </w:ins>
      <w:r>
        <w:t>, tối ưu hóa kế hoạch mua hàng, quản trị tồn kho và phòng hộ rủi ro của các doanh nghiệp đầu mối xăng dầu lớn như Petrolimex và PVOIL.</w:t>
      </w:r>
    </w:p>
    <w:p w14:paraId="6F325B8C" w14:textId="77777777" w:rsidR="00660A15" w:rsidRDefault="00953647">
      <w:pPr>
        <w:spacing w:after="80" w:line="276" w:lineRule="auto"/>
      </w:pPr>
      <w:r>
        <w:t xml:space="preserve">Các kiến trúc chuỗi thời gian hiện đại như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và Chronos </w:t>
      </w:r>
      <w:hyperlink w:anchor="ref_16" w:history="1">
        <w:r>
          <w:rPr>
            <w:color w:val="1A56DB"/>
          </w:rPr>
          <w:t>[16]</w:t>
        </w:r>
      </w:hyperlink>
      <w:r>
        <w:t xml:space="preserve"> </w:t>
      </w:r>
      <w:del w:id="14" w:author="Claude" w:date="2026-08-30T00:00:00Z">
        <w:r>
          <w:rPr>
            <w:color w:val="FF0000"/>
          </w:rPr>
          <w:delText>đã cải thiện đáng kể hiệu năng trên các benchmark tổng quát</w:delText>
        </w:r>
      </w:del>
      <w:ins w:id="15" w:author="Claude" w:date="2026-08-30T00:00:00Z">
        <w:r>
          <w:t>đã cải thiện hiệu năng trên các benchmark tổng quát</w:t>
        </w:r>
      </w:ins>
      <w:r>
        <w:t xml:space="preserve">, nhưng phần lớn đều xử lý toàn bộ các biến đầu vào trong một không gian biểu diễn tương đối đồng nhất. Với dữ liệu năng lượng, ba nhóm tín hiệu có bản chất cơ bản khác nhau: động lượng giá tần số cao, trạng thái vĩ mô biến đổi chậm và phản ứng phi tuyến nhạy cú sốc biên độ lớn đòi hỏi các inductive bias chuyên biệt. Các mạng kết hợp chuyên gia (MoE) truyền thống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w:t>
      </w:r>
      <w:del w:id="16" w:author="Claude" w:date="2026-08-30T00:00:00Z">
        <w:r>
          <w:rPr>
            <w:color w:val="FF0000"/>
          </w:rPr>
          <w:delText>thường đưa cùng một tập đặc trưng tới mọi expert, làm suy giảm mức độ chuyên môn hóa</w:delText>
        </w:r>
      </w:del>
      <w:ins w:id="17" w:author="Claude" w:date="2026-08-30T00:00:00Z">
        <w:r>
          <w:t>thường đưa cùng một tập đặc trưng tới mọi expert, điều này có thể hạn chế mức độ chuyên môn hóa</w:t>
        </w:r>
      </w:ins>
      <w:r>
        <w:t>.</w:t>
      </w:r>
    </w:p>
    <w:p w14:paraId="79EF05A3" w14:textId="77777777" w:rsidR="00660A15" w:rsidRDefault="00841901">
      <w:pPr>
        <w:spacing w:after="80" w:line="276" w:lineRule="auto"/>
      </w:pPr>
      <w:del w:id="18" w:author="Claude" w:date="2026-08-30T00:00:00Z">
        <w:r>
          <w:rPr>
            <w:color w:val="FF0000"/>
          </w:rPr>
          <w:delText>Mô hình đề xuất GUMNetHet giải quyết điểm nghẽn này bằng</w:delText>
        </w:r>
      </w:del>
      <w:ins w:id="19" w:author="Claude" w:date="2026-08-30T00:00:00Z">
        <w:r>
          <w:t>Mô hình đề xuất GUMNetHet tiếp cận hạn chế này bằng</w:t>
        </w:r>
      </w:ins>
      <w:r>
        <w:t xml:space="preserve"> kỹ thuật phân vùng đặc trưng (feature partitioning): nhóm giá và benchmark được xử lý bởi CNN-1D đa tỷ lệ; nhóm vĩ mô và chỉ số GPR bởi GRU-Attention; nhóm tỷ lệ crack-spread và độ biến động bởi Wavelet-KAN. </w:t>
      </w:r>
      <w:del w:id="20" w:author="Claude" w:date="2026-08-30T00:00:00Z">
        <w:r>
          <w:rPr>
            <w:color w:val="FF0000"/>
          </w:rPr>
          <w:delText>Ba biểu diễn được hợp nhất linh hoạt thông qua</w:delText>
        </w:r>
      </w:del>
      <w:ins w:id="21" w:author="Claude" w:date="2026-08-30T00:00:00Z">
        <w:r>
          <w:t>Ba biểu diễn được kết hợp thông qua</w:t>
        </w:r>
      </w:ins>
      <w:r>
        <w:t xml:space="preserve"> một bộ định tuyến (gating router) phụ thuộc vào horizon dự báo và ngữ cảnh thị trường. Đóng góp chính của bài báo gồm: với phân vùng đặc trưng theo bản chất kinh tế và miền tần số; (horizon-aware routing); (multi-quantile head) kết hợp residual scaling để kiểm soát độ trôi phương sai; và trên </w:t>
      </w:r>
      <m:oMath>
        <m:r>
          <w:rPr>
            <w:rFonts w:ascii="Cambria Math" w:hAnsi="Cambria Math"/>
          </w:rPr>
          <m:t>N = 4.512</m:t>
        </m:r>
      </m:oMath>
      <w:r>
        <w:t xml:space="preserve"> ngày giao dịch trực tiếp trong các giai đoạn biến động địa chính trị cao (độ biến động tập test cao gấp 1,9–2,9 lần tập train) với bảng kết quả đầy đủ các chỉ số MAE, RMSE, MAPE,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và DA%.</w:t>
      </w:r>
    </w:p>
    <w:p w14:paraId="61B8411D" w14:textId="77777777" w:rsidR="00660A15" w:rsidRDefault="00953647">
      <w:pPr>
        <w:pStyle w:val="H1x"/>
        <w:keepNext/>
        <w:spacing w:before="120" w:line="276" w:lineRule="auto"/>
      </w:pPr>
      <w:r>
        <w:rPr>
          <w:color w:val="000000"/>
          <w:sz w:val="20"/>
        </w:rPr>
        <w:t>2. NGHIÊN CỨU LIÊN QUAN</w:t>
      </w:r>
    </w:p>
    <w:p w14:paraId="74A6DBF6" w14:textId="77777777" w:rsidR="00660A15" w:rsidRDefault="00953647">
      <w:pPr>
        <w:spacing w:after="80" w:line="276" w:lineRule="auto"/>
      </w:pPr>
      <w:r>
        <w:t xml:space="preserve">Kilian </w:t>
      </w:r>
      <w:hyperlink w:anchor="ref_2" w:history="1">
        <w:r>
          <w:rPr>
            <w:color w:val="1A56DB"/>
          </w:rPr>
          <w:t>[2]</w:t>
        </w:r>
      </w:hyperlink>
      <w:r>
        <w:t xml:space="preserve"> và Baumeister &amp; Kilian </w:t>
      </w:r>
      <w:hyperlink w:anchor="ref_3" w:history="1">
        <w:r>
          <w:rPr>
            <w:color w:val="1A56DB"/>
          </w:rPr>
          <w:t>[3]</w:t>
        </w:r>
      </w:hyperlink>
      <w:r>
        <w:t xml:space="preserve"> đặt nền tảng cho việc phân tách cú sốc cung–cầu trong thị trường dầu, trong khi chỉ số GPR của Caldara &amp; Iacoviello </w:t>
      </w:r>
      <w:hyperlink w:anchor="ref_1" w:history="1">
        <w:r>
          <w:rPr>
            <w:color w:val="1A56DB"/>
          </w:rPr>
          <w:t>[1]</w:t>
        </w:r>
      </w:hyperlink>
      <w:r>
        <w:t xml:space="preserve"> cung cấp thước đo định lượng cho rủi ro địa chính trị. Ở phía mô hình, PatchTST </w:t>
      </w:r>
      <w:hyperlink w:anchor="ref_8" w:history="1">
        <w:r>
          <w:rPr>
            <w:color w:val="1A56DB"/>
          </w:rPr>
          <w:t>[8]</w:t>
        </w:r>
      </w:hyperlink>
      <w:r>
        <w:t xml:space="preserve">, iTransformer </w:t>
      </w:r>
      <w:hyperlink w:anchor="ref_9" w:history="1">
        <w:r>
          <w:rPr>
            <w:color w:val="1A56DB"/>
          </w:rPr>
          <w:t>[9]</w:t>
        </w:r>
      </w:hyperlink>
      <w:r>
        <w:t xml:space="preserve"> và TimesNet </w:t>
      </w:r>
      <w:hyperlink w:anchor="ref_10" w:history="1">
        <w:r>
          <w:rPr>
            <w:color w:val="1A56DB"/>
          </w:rPr>
          <w:t>[10]</w:t>
        </w:r>
      </w:hyperlink>
      <w:r>
        <w:t xml:space="preserve"> đại diện cho các thiết kế Transformer/biến thiên thời gian hiện đại; DLinear </w:t>
      </w:r>
      <w:hyperlink w:anchor="ref_11" w:history="1">
        <w:r>
          <w:rPr>
            <w:color w:val="1A56DB"/>
          </w:rPr>
          <w:t>[11]</w:t>
        </w:r>
      </w:hyperlink>
      <w:r>
        <w:t xml:space="preserve"> cho thấy mô hình tuyến tính có phân </w:t>
      </w:r>
      <w:r>
        <w:lastRenderedPageBreak/>
        <w:t xml:space="preserve">rã vẫn là baseline mạnh. TFT </w:t>
      </w:r>
      <w:hyperlink w:anchor="ref_12" w:history="1">
        <w:r>
          <w:rPr>
            <w:color w:val="1A56DB"/>
          </w:rPr>
          <w:t>[12]</w:t>
        </w:r>
      </w:hyperlink>
      <w:r>
        <w:t xml:space="preserve">, N-BEATS </w:t>
      </w:r>
      <w:hyperlink w:anchor="ref_13" w:history="1">
        <w:r>
          <w:rPr>
            <w:color w:val="1A56DB"/>
          </w:rPr>
          <w:t>[13]</w:t>
        </w:r>
      </w:hyperlink>
      <w:r>
        <w:t xml:space="preserve"> và N-HiTS </w:t>
      </w:r>
      <w:hyperlink w:anchor="ref_14" w:history="1">
        <w:r>
          <w:rPr>
            <w:color w:val="1A56DB"/>
          </w:rPr>
          <w:t>[14]</w:t>
        </w:r>
      </w:hyperlink>
      <w:r>
        <w:t xml:space="preserve"> mở rộng dự báo đa horizon; Mamba </w:t>
      </w:r>
      <w:hyperlink w:anchor="ref_15" w:history="1">
        <w:r>
          <w:rPr>
            <w:color w:val="1A56DB"/>
          </w:rPr>
          <w:t>[15]</w:t>
        </w:r>
      </w:hyperlink>
      <w:r>
        <w:t xml:space="preserve"> đưa state-space chọn lọc vào sequence modeling;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và TTM </w:t>
      </w:r>
      <w:hyperlink w:anchor="ref_19" w:history="1">
        <w:r>
          <w:rPr>
            <w:color w:val="1A56DB"/>
          </w:rPr>
          <w:t>[19]</w:t>
        </w:r>
      </w:hyperlink>
      <w:r>
        <w:t xml:space="preserve"> mở rộng sang foundation time-series models.</w:t>
      </w:r>
    </w:p>
    <w:p w14:paraId="405151D2" w14:textId="77777777" w:rsidR="00660A15" w:rsidRDefault="00953647">
      <w:pPr>
        <w:spacing w:after="80" w:line="276" w:lineRule="auto"/>
      </w:pPr>
      <w:r>
        <w:t xml:space="preserve">Về MoE, Jacobs et al. </w:t>
      </w:r>
      <w:hyperlink w:anchor="ref_20" w:history="1">
        <w:r>
          <w:rPr>
            <w:color w:val="1A56DB"/>
          </w:rPr>
          <w:t>[20]</w:t>
        </w:r>
      </w:hyperlink>
      <w:r>
        <w:t xml:space="preserve"> giới thiệu adaptive mixtures of local experts; Shazeer et al. </w:t>
      </w:r>
      <w:hyperlink w:anchor="ref_21" w:history="1">
        <w:r>
          <w:rPr>
            <w:color w:val="1A56DB"/>
          </w:rPr>
          <w:t>[21]</w:t>
        </w:r>
      </w:hyperlink>
      <w:r>
        <w:t xml:space="preserve"> và Switch Transformer </w:t>
      </w:r>
      <w:hyperlink w:anchor="ref_22" w:history="1">
        <w:r>
          <w:rPr>
            <w:color w:val="1A56DB"/>
          </w:rPr>
          <w:t>[22]</w:t>
        </w:r>
      </w:hyperlink>
      <w:r>
        <w:t xml:space="preserve"> phát triển sparse gating ở quy mô lớn. KAN </w:t>
      </w:r>
      <w:hyperlink w:anchor="ref_23" w:history="1">
        <w:r>
          <w:rPr>
            <w:color w:val="1A56DB"/>
          </w:rPr>
          <w:t>[23]</w:t>
        </w:r>
      </w:hyperlink>
      <w:r>
        <w:t xml:space="preserve"> và Wav-KAN </w:t>
      </w:r>
      <w:hyperlink w:anchor="ref_24" w:history="1">
        <w:r>
          <w:rPr>
            <w:color w:val="1A56DB"/>
          </w:rPr>
          <w:t>[24]</w:t>
        </w:r>
      </w:hyperlink>
      <w:r>
        <w:t xml:space="preserve"> thay thế activation cố định bằng hàm cơ sở có thể học, trong đó wavelet phù hợp với tín hiệu cục bộ đa độ phân giải </w:t>
      </w:r>
      <w:hyperlink w:anchor="ref_25" w:history="1">
        <w:r>
          <w:rPr>
            <w:color w:val="1A56DB"/>
          </w:rPr>
          <w:t>[25]</w:t>
        </w:r>
      </w:hyperlink>
      <w:r>
        <w:t xml:space="preserve">. Time-MoE </w:t>
      </w:r>
      <w:hyperlink w:anchor="ref_26" w:history="1">
        <w:r>
          <w:rPr>
            <w:color w:val="1A56DB"/>
          </w:rPr>
          <w:t>[26]</w:t>
        </w:r>
      </w:hyperlink>
      <w:r>
        <w:t xml:space="preserve"> và TimeMixer++ </w:t>
      </w:r>
      <w:hyperlink w:anchor="ref_27" w:history="1">
        <w:r>
          <w:rPr>
            <w:color w:val="1A56DB"/>
          </w:rPr>
          <w:t>[27]</w:t>
        </w:r>
      </w:hyperlink>
      <w:r>
        <w:t xml:space="preserve"> tiếp tục cho thấy giá trị của expert routing trong chuỗi thời gian. Khác với các thiết kế expert đồng nhất, GUMNetHet gán các loại kiến trúc khác nhau cho các nhóm biến khác nhau và điều kiện hóa router trên horizon.</w:t>
      </w:r>
    </w:p>
    <w:p w14:paraId="0ABCBD09" w14:textId="77777777" w:rsidR="00660A15" w:rsidRDefault="00953647">
      <w:pPr>
        <w:pStyle w:val="H1x"/>
        <w:keepNext/>
        <w:spacing w:before="120" w:line="276" w:lineRule="auto"/>
      </w:pPr>
      <w:r>
        <w:rPr>
          <w:color w:val="000000"/>
          <w:sz w:val="20"/>
        </w:rPr>
        <w:t>3. PHƯƠNG PHÁP GUMNetHet</w:t>
      </w:r>
    </w:p>
    <w:p w14:paraId="05ACAA49" w14:textId="77777777" w:rsidR="00660A15" w:rsidRPr="001A206C" w:rsidRDefault="00953647">
      <w:pPr>
        <w:pStyle w:val="H2x"/>
        <w:keepNext/>
        <w:spacing w:before="80" w:line="276" w:lineRule="auto"/>
        <w:rPr>
          <w:lang w:val="vi-VN"/>
        </w:rPr>
      </w:pPr>
      <w:r>
        <w:rPr>
          <w:color w:val="000000"/>
          <w:sz w:val="19"/>
        </w:rPr>
        <w:t>3.1. Phát biểu bài toán</w:t>
      </w:r>
    </w:p>
    <w:p w14:paraId="4C0D65D8" w14:textId="77777777" w:rsidR="00841901" w:rsidRDefault="00841901" w:rsidP="00841901">
      <w:pPr>
        <w:spacing w:after="80" w:line="276" w:lineRule="auto"/>
      </w:pPr>
      <w:r>
        <w:t xml:space="preserve">Gọi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shock</m:t>
            </m:r>
          </m:sub>
        </m:sSub>
      </m:oMath>
      <w:r>
        <w:t xml:space="preserve"> là các ma trận đặc trưng đầu vào quá khứ với lookback </w:t>
      </w:r>
      <m:oMath>
        <m:r>
          <w:rPr>
            <w:rFonts w:ascii="Cambria Math" w:hAnsi="Cambria Math"/>
          </w:rPr>
          <m:t>L = 30</m:t>
        </m:r>
      </m:oMath>
      <w:r>
        <w:t xml:space="preserve"> ngày giao dịch. Mục tiêu dự báo là ước lượng trực tiếp vectơ lợi suất log tích lũy </w:t>
      </w:r>
      <m:oMath>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m:t>
        </m:r>
      </m:oMath>
      <w:r>
        <w:t xml:space="preserve"> qua chu kỳ </w:t>
      </w:r>
      <m:oMath>
        <m:r>
          <w:rPr>
            <w:rFonts w:ascii="Cambria Math" w:hAnsi="Cambria Math"/>
          </w:rPr>
          <m:t>h ∈ {</m:t>
        </m:r>
        <m:r>
          <w:rPr>
            <w:rFonts w:ascii="Cambria Math" w:hAnsi="Cambria Math"/>
          </w:rPr>
          <m:t>1, 3, 5, 7, 10, 20, 60}</m:t>
        </m:r>
      </m:oMath>
      <w:r>
        <w:t xml:space="preserve"> cho nhóm sản phẩm </w:t>
      </w:r>
      <m:oMath>
        <m:r>
          <w:rPr>
            <w:rFonts w:ascii="Cambria Math" w:hAnsi="Cambria Math"/>
          </w:rPr>
          <m:t>c ∈ {MG95, DO 0.001%}</m:t>
        </m:r>
      </m:oMath>
      <w:r>
        <w:t xml:space="preserve"> được định nghĩa theo (1):</w:t>
      </w:r>
    </w:p>
    <w:tbl>
      <w:tblPr>
        <w:tblW w:w="0" w:type="auto"/>
        <w:jc w:val="center"/>
        <w:tblBorders>
          <w:top w:val="single" w:sz="8" w:space="0" w:color="000000"/>
          <w:bottom w:val="single" w:sz="8" w:space="0" w:color="000000"/>
          <w:insideH w:val="single" w:sz="4" w:space="0" w:color="D0D0D0"/>
        </w:tblBorders>
        <w:tblLayout w:type="fixed"/>
        <w:tblLook w:val="04A0" w:firstRow="1" w:lastRow="0" w:firstColumn="1" w:lastColumn="0" w:noHBand="0" w:noVBand="1"/>
      </w:tblPr>
      <w:tblGrid>
        <w:gridCol w:w="8352"/>
        <w:gridCol w:w="1008"/>
      </w:tblGrid>
      <w:tr w:rsidR="00841901" w14:paraId="48B3D12D" w14:textId="77777777" w:rsidTr="00046968">
        <w:trPr>
          <w:cantSplit/>
          <w:tblHeader/>
          <w:jc w:val="center"/>
        </w:trPr>
        <w:tc>
          <w:tcPr>
            <w:tcW w:w="8352" w:type="dxa"/>
            <w:shd w:val="clear" w:color="auto" w:fill="FFFFFF"/>
            <w:tcMar>
              <w:top w:w="80" w:type="dxa"/>
              <w:left w:w="80" w:type="dxa"/>
              <w:bottom w:w="80" w:type="dxa"/>
              <w:right w:w="80" w:type="dxa"/>
            </w:tcMar>
          </w:tcPr>
          <w:p w14:paraId="3908F991" w14:textId="77777777" w:rsidR="00841901" w:rsidRDefault="009F4711" w:rsidP="00046968">
            <w:pPr>
              <w:spacing w:before="40" w:line="252"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1008" w:type="dxa"/>
            <w:shd w:val="clear" w:color="auto" w:fill="FFFFFF"/>
            <w:tcMar>
              <w:top w:w="80" w:type="dxa"/>
              <w:left w:w="80" w:type="dxa"/>
              <w:bottom w:w="80" w:type="dxa"/>
              <w:right w:w="80" w:type="dxa"/>
            </w:tcMar>
          </w:tcPr>
          <w:p w14:paraId="285B114F" w14:textId="77777777" w:rsidR="00841901" w:rsidRDefault="00841901" w:rsidP="00046968">
            <w:pPr>
              <w:spacing w:before="40" w:line="252" w:lineRule="auto"/>
              <w:jc w:val="right"/>
            </w:pPr>
            <w:bookmarkStart w:id="22" w:name="eq_1"/>
            <w:r>
              <w:rPr>
                <w:b/>
                <w:sz w:val="16"/>
              </w:rPr>
              <w:t>(1)</w:t>
            </w:r>
            <w:bookmarkEnd w:id="22"/>
          </w:p>
        </w:tc>
      </w:tr>
    </w:tbl>
    <w:p w14:paraId="356C7E25" w14:textId="77777777" w:rsidR="00841901" w:rsidRDefault="00841901" w:rsidP="00841901">
      <w:pPr>
        <w:spacing w:after="80" w:line="276" w:lineRule="auto"/>
      </w:pPr>
      <w:r>
        <w:t xml:space="preserve">Mức giá dự báo tương lai </w:t>
      </w:r>
      <m:oMath>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m:t>
        </m:r>
      </m:oMath>
      <w:r>
        <w:t xml:space="preserve"> </w:t>
      </w:r>
      <w:del w:id="23" w:author="Claude" w:date="2026-08-30T00:00:00Z">
        <w:r>
          <w:rPr>
            <w:color w:val="FF0000"/>
          </w:rPr>
          <w:delText>sau đó được phục hồi chính xác thông qua phép biến đổi nghịch đảo tiền định theo (2)</w:delText>
        </w:r>
      </w:del>
      <w:ins w:id="24" w:author="Claude" w:date="2026-08-30T00:00:00Z">
        <w:r>
          <w:t>sau đó được khôi phục thông qua phép biến đổi nghịch đảo xác định theo (2)</w:t>
        </w:r>
      </w:ins>
      <w:r>
        <w:t xml:space="preserve">. Thiết kế dự báo lợi suất tích lũy trực tiếp (direct cumulative) này giúp đưa chuỗi giá không dừng về chuỗi lợi suất dừng </w:t>
      </w:r>
      <m:oMath>
        <m:r>
          <w:rPr>
            <w:rFonts w:ascii="Cambria Math" w:hAnsi="Cambria Math"/>
          </w:rPr>
          <m:t>p &lt; 0.001</m:t>
        </m:r>
      </m:oMath>
      <w:r>
        <w:t xml:space="preserve"> </w:t>
      </w:r>
      <w:del w:id="25" w:author="Claude" w:date="2026-08-30T00:00:00Z">
        <w:r>
          <w:rPr>
            <w:color w:val="FF0000"/>
          </w:rPr>
          <w:delText>(chứng minh ở Mục 4.2), đồng thời triệt tiêu hoàn toàn hiện tượng tích lũy sai số đệ quy</w:delText>
        </w:r>
      </w:del>
      <w:ins w:id="26" w:author="Claude" w:date="2026-08-30T00:00:00Z">
        <w:r>
          <w:t>(xem kết quả kiểm định ở Mục 4.2), đồng thời tránh được hiện tượng tích lũy sai số đệ quy</w:t>
        </w:r>
      </w:ins>
      <w:r>
        <w:t xml:space="preserve"> (autoregressive error compounding) khi dự báo qua nhiều bước thời gian.</w:t>
      </w:r>
    </w:p>
    <w:tbl>
      <w:tblPr>
        <w:tblW w:w="0" w:type="auto"/>
        <w:jc w:val="center"/>
        <w:tblBorders>
          <w:top w:val="single" w:sz="8" w:space="0" w:color="000000"/>
          <w:bottom w:val="single" w:sz="8" w:space="0" w:color="000000"/>
          <w:insideH w:val="single" w:sz="4" w:space="0" w:color="D0D0D0"/>
        </w:tblBorders>
        <w:tblLayout w:type="fixed"/>
        <w:tblLook w:val="04A0" w:firstRow="1" w:lastRow="0" w:firstColumn="1" w:lastColumn="0" w:noHBand="0" w:noVBand="1"/>
      </w:tblPr>
      <w:tblGrid>
        <w:gridCol w:w="8352"/>
        <w:gridCol w:w="1008"/>
      </w:tblGrid>
      <w:tr w:rsidR="00841901" w14:paraId="79E3E279" w14:textId="77777777" w:rsidTr="00046968">
        <w:trPr>
          <w:cantSplit/>
          <w:tblHeader/>
          <w:jc w:val="center"/>
        </w:trPr>
        <w:tc>
          <w:tcPr>
            <w:tcW w:w="8352" w:type="dxa"/>
            <w:shd w:val="clear" w:color="auto" w:fill="FFFFFF"/>
            <w:tcMar>
              <w:top w:w="80" w:type="dxa"/>
              <w:left w:w="80" w:type="dxa"/>
              <w:bottom w:w="80" w:type="dxa"/>
              <w:right w:w="80" w:type="dxa"/>
            </w:tcMar>
          </w:tcPr>
          <w:p w14:paraId="1E302045" w14:textId="77777777" w:rsidR="00841901" w:rsidRDefault="009F4711" w:rsidP="00046968">
            <w:pPr>
              <w:spacing w:before="4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tcW w:w="1008" w:type="dxa"/>
            <w:shd w:val="clear" w:color="auto" w:fill="FFFFFF"/>
            <w:tcMar>
              <w:top w:w="80" w:type="dxa"/>
              <w:left w:w="80" w:type="dxa"/>
              <w:bottom w:w="80" w:type="dxa"/>
              <w:right w:w="80" w:type="dxa"/>
            </w:tcMar>
          </w:tcPr>
          <w:p w14:paraId="3752ADD7" w14:textId="77777777" w:rsidR="00841901" w:rsidRDefault="00841901" w:rsidP="00046968">
            <w:pPr>
              <w:spacing w:before="40" w:line="252" w:lineRule="auto"/>
              <w:jc w:val="right"/>
            </w:pPr>
            <w:bookmarkStart w:id="27" w:name="eq_2"/>
            <w:r>
              <w:rPr>
                <w:b/>
                <w:sz w:val="16"/>
              </w:rPr>
              <w:t>(2)</w:t>
            </w:r>
            <w:bookmarkEnd w:id="27"/>
          </w:p>
        </w:tc>
      </w:tr>
    </w:tbl>
    <w:p w14:paraId="36744633" w14:textId="77777777" w:rsidR="00660A15" w:rsidRPr="001A206C" w:rsidRDefault="00953647">
      <w:pPr>
        <w:pStyle w:val="H2x"/>
        <w:keepNext/>
        <w:spacing w:before="80" w:line="276" w:lineRule="auto"/>
        <w:rPr>
          <w:lang w:val="vi-VN"/>
        </w:rPr>
      </w:pPr>
      <w:r>
        <w:rPr>
          <w:color w:val="000000"/>
          <w:sz w:val="19"/>
        </w:rPr>
        <w:t>3.2. Khung kiến trúc hệ thống GUMNetHet</w:t>
      </w:r>
    </w:p>
    <w:p w14:paraId="25B5F150" w14:textId="77777777" w:rsidR="0028671F" w:rsidRDefault="009F4711" w:rsidP="0028671F">
      <w:pPr>
        <w:spacing w:after="80" w:line="276" w:lineRule="auto"/>
      </w:pPr>
      <w:hyperlink w:anchor="fig_1" w:history="1">
        <w:r w:rsidR="00953647">
          <w:rPr>
            <w:color w:val="1A56DB"/>
          </w:rPr>
          <w:t>Hình 1</w:t>
        </w:r>
      </w:hyperlink>
      <w:del w:id="28" w:author="Claude" w:date="2026-08-30T00:00:00Z">
        <w:r w:rsidR="00953647">
          <w:rPr>
            <w:color w:val="FF0000"/>
          </w:rPr>
          <w:delText xml:space="preserve"> mô tả chi tiết kiến trúc nơ-ron của GUMNetHet</w:delText>
        </w:r>
      </w:del>
      <w:ins w:id="29" w:author="Claude" w:date="2026-08-30T00:00:00Z">
        <w:r w:rsidR="00953647">
          <w:t xml:space="preserve"> mô tả kiến trúc của GUMNetHet</w:t>
        </w:r>
      </w:ins>
      <w:r w:rsidR="00953647">
        <w:t xml:space="preserve">. Khác với các mạng MoE truyền thống </w:t>
      </w:r>
      <w:del w:id="30" w:author="Claude" w:date="2026-08-30T00:00:00Z">
        <w:r w:rsidR="00953647">
          <w:rPr>
            <w:color w:val="FF0000"/>
          </w:rPr>
          <w:delText>nạp toàn bộ đặc trưng vào mọi expert gây suy giảm chuyên môn hóa</w:delText>
        </w:r>
      </w:del>
      <w:ins w:id="31" w:author="Claude" w:date="2026-08-30T00:00:00Z">
        <w:r w:rsidR="00953647">
          <w:t>nạp toàn bộ đặc trưng vào mọi expert và có thể làm giảm chuyên môn hóa</w:t>
        </w:r>
      </w:ins>
      <w:r w:rsidR="00953647">
        <w:t xml:space="preserve">, GUMNetHet phân vùng đặc trưng theo miền tần số và bản chất kinh tế: nhóm giá tần số cao cho CNN-1D đa tỷ lệ, nhóm vĩ mô biến đổi chậm cho GRU-Attention, và nhóm tỷ lệ crack-spread/cú sốc đuôi dày cho Wavelet-KAN. </w:t>
      </w:r>
      <w:del w:id="32" w:author="Claude" w:date="2026-08-30T00:00:00Z">
        <w:r w:rsidR="00953647">
          <w:rPr>
            <w:color w:val="FF0000"/>
          </w:rPr>
          <w:delText>Cơ chế này ép buộc inductive bias chuyên biệt, ngăn chặn triệt để hiện tượng thoái hóa chuyên gia (expert degeneration)</w:delText>
        </w:r>
      </w:del>
      <w:ins w:id="33" w:author="Claude" w:date="2026-08-30T00:00:00Z">
        <w:r w:rsidR="00953647">
          <w:t>Cơ chế này áp đặt inductive bias chuyên biệt cho từng expert, qua đó hạn chế hiện tượng thoái hóa chuyên gia (expert degeneration)</w:t>
        </w:r>
      </w:ins>
      <w:r w:rsidR="00953647">
        <w:t>.</w:t>
      </w:r>
    </w:p>
    <w:p w14:paraId="4FF75B49" w14:textId="77777777" w:rsidR="00660A15" w:rsidRDefault="00953647">
      <w:pPr>
        <w:spacing w:after="20"/>
        <w:jc w:val="center"/>
      </w:pPr>
      <w:r>
        <w:rPr>
          <w:noProof/>
        </w:rPr>
        <w:drawing>
          <wp:inline distT="0" distB="0" distL="0" distR="0" wp14:anchorId="5EE1F9D9" wp14:editId="1E3AE701">
            <wp:extent cx="6371072" cy="3005666"/>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8"/>
                    <a:srcRect b="27901"/>
                    <a:stretch/>
                  </pic:blipFill>
                  <pic:spPr bwMode="auto">
                    <a:xfrm>
                      <a:off x="0" y="0"/>
                      <a:ext cx="6372000" cy="3006104"/>
                    </a:xfrm>
                    <a:prstGeom prst="rect">
                      <a:avLst/>
                    </a:prstGeom>
                    <a:ln>
                      <a:noFill/>
                    </a:ln>
                    <a:extLst>
                      <a:ext uri="{53640926-AAD7-44D8-BBD7-CCE9431645EC}">
                        <a14:shadowObscured xmlns:a14="http://schemas.microsoft.com/office/drawing/2010/main"/>
                      </a:ext>
                    </a:extLst>
                  </pic:spPr>
                </pic:pic>
              </a:graphicData>
            </a:graphic>
          </wp:inline>
        </w:drawing>
      </w:r>
    </w:p>
    <w:p w14:paraId="5F75D576" w14:textId="77777777" w:rsidR="00660A15" w:rsidRDefault="00953647">
      <w:pPr>
        <w:pStyle w:val="Caption"/>
        <w:keepNext/>
        <w:spacing w:before="80" w:after="60" w:line="252" w:lineRule="auto"/>
        <w:jc w:val="left"/>
      </w:pPr>
      <w:bookmarkStart w:id="34" w:name="fig_1"/>
      <w:r>
        <w:rPr>
          <w:b/>
          <w:color w:val="000000"/>
          <w:sz w:val="17"/>
        </w:rPr>
        <w:t>Hình 1.</w:t>
      </w:r>
      <w:r>
        <w:rPr>
          <w:color w:val="000000"/>
          <w:sz w:val="17"/>
        </w:rPr>
        <w:t xml:space="preserve"> Kiến trúc GUMNetHet: phân vùng đặc trưng, ba expert dị thể, horizon-aware router và multi-quantile head.</w:t>
      </w:r>
      <w:bookmarkEnd w:id="34"/>
    </w:p>
    <w:p w14:paraId="468AF6D2" w14:textId="77777777" w:rsidR="0028671F" w:rsidRDefault="0028671F" w:rsidP="0028671F">
      <w:pPr>
        <w:keepNext/>
        <w:spacing w:before="80" w:line="276" w:lineRule="auto"/>
        <w:jc w:val="left"/>
      </w:pPr>
      <w:r>
        <w:rPr>
          <w:b/>
          <w:color w:val="000000"/>
        </w:rPr>
        <w:t>3.2.1. Chuyên gia Động lượng Giá: 1D-CNN Đa tỷ lệ</w:t>
      </w:r>
    </w:p>
    <w:p w14:paraId="5C2B9FCB" w14:textId="77777777" w:rsidR="0028671F" w:rsidRDefault="0028671F" w:rsidP="0028671F">
      <w:r>
        <w:t xml:space="preserve">Chuyên gia giá sử dụng ba tầng tích chập 1D song song với kích thước kernel </w:t>
      </w:r>
      <m:oMath>
        <m:r>
          <w:rPr>
            <w:rFonts w:ascii="Cambria Math" w:hAnsi="Cambria Math"/>
          </w:rPr>
          <m:t>k ∈ {3, 7, 15}</m:t>
        </m:r>
      </m:oMath>
      <w:r>
        <w:t xml:space="preserve"> để trích xuất đặc trưng thời gian đa độ phân giải, kết hợp chuẩn hóa tầng và cơ chế chú ý theo thời gian theo </w:t>
      </w:r>
      <w:hyperlink w:anchor="eq_3" w:history="1">
        <w:r>
          <w:rPr>
            <w:color w:val="1A56DB"/>
          </w:rPr>
          <w:t>(3)</w:t>
        </w:r>
      </w:hyperlink>
      <w:r>
        <w:t xml:space="preserve"> và </w:t>
      </w:r>
      <w:hyperlink w:anchor="eq_4" w:history="1">
        <w:r>
          <w:rPr>
            <w:color w:val="1A56DB"/>
          </w:rPr>
          <w:t>(4)</w:t>
        </w:r>
      </w:hyperlink>
      <w:r>
        <w:t>:</w:t>
      </w:r>
    </w:p>
    <w:tbl>
      <w:tblPr>
        <w:tblW w:w="0" w:type="auto"/>
        <w:jc w:val="center"/>
        <w:tblBorders>
          <w:top w:val="single" w:sz="8" w:space="0" w:color="000000"/>
          <w:bottom w:val="single" w:sz="8" w:space="0" w:color="000000"/>
          <w:insideH w:val="single" w:sz="4" w:space="0" w:color="D0D0D0"/>
        </w:tblBorders>
        <w:tblLayout w:type="fixed"/>
        <w:tblLook w:val="04A0" w:firstRow="1" w:lastRow="0" w:firstColumn="1" w:lastColumn="0" w:noHBand="0" w:noVBand="1"/>
      </w:tblPr>
      <w:tblGrid>
        <w:gridCol w:w="8352"/>
        <w:gridCol w:w="1008"/>
      </w:tblGrid>
      <w:tr w:rsidR="0028671F" w14:paraId="2CD8280B" w14:textId="77777777" w:rsidTr="00046968">
        <w:trPr>
          <w:cantSplit/>
          <w:tblHeader/>
          <w:jc w:val="center"/>
        </w:trPr>
        <w:tc>
          <w:tcPr>
            <w:tcW w:w="8352" w:type="dxa"/>
            <w:shd w:val="clear" w:color="auto" w:fill="FFFFFF"/>
            <w:tcMar>
              <w:top w:w="80" w:type="dxa"/>
              <w:left w:w="80" w:type="dxa"/>
              <w:bottom w:w="80" w:type="dxa"/>
              <w:right w:w="80" w:type="dxa"/>
            </w:tcMar>
          </w:tcPr>
          <w:p w14:paraId="109E0FDB" w14:textId="77777777" w:rsidR="0028671F" w:rsidRDefault="009F4711" w:rsidP="00046968">
            <w:pPr>
              <w:spacing w:before="40" w:line="252" w:lineRule="auto"/>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1008" w:type="dxa"/>
            <w:shd w:val="clear" w:color="auto" w:fill="FFFFFF"/>
            <w:tcMar>
              <w:top w:w="80" w:type="dxa"/>
              <w:left w:w="80" w:type="dxa"/>
              <w:bottom w:w="80" w:type="dxa"/>
              <w:right w:w="80" w:type="dxa"/>
            </w:tcMar>
          </w:tcPr>
          <w:p w14:paraId="1AD3079F" w14:textId="77777777" w:rsidR="0028671F" w:rsidRDefault="0028671F" w:rsidP="00046968">
            <w:pPr>
              <w:spacing w:before="40" w:line="252" w:lineRule="auto"/>
              <w:jc w:val="right"/>
            </w:pPr>
            <w:bookmarkStart w:id="35" w:name="eq_3"/>
            <w:r>
              <w:rPr>
                <w:b/>
                <w:sz w:val="16"/>
              </w:rPr>
              <w:t>(3)</w:t>
            </w:r>
            <w:bookmarkEnd w:id="35"/>
          </w:p>
        </w:tc>
      </w:tr>
      <w:tr w:rsidR="0028671F" w14:paraId="28AB69CC" w14:textId="77777777" w:rsidTr="00046968">
        <w:trPr>
          <w:cantSplit/>
          <w:jc w:val="center"/>
        </w:trPr>
        <w:tc>
          <w:tcPr>
            <w:tcW w:w="8352" w:type="dxa"/>
            <w:shd w:val="clear" w:color="auto" w:fill="FFFFFF"/>
            <w:tcMar>
              <w:top w:w="80" w:type="dxa"/>
              <w:left w:w="80" w:type="dxa"/>
              <w:bottom w:w="80" w:type="dxa"/>
              <w:right w:w="80" w:type="dxa"/>
            </w:tcMar>
          </w:tcPr>
          <w:p w14:paraId="7B84FA32" w14:textId="77777777" w:rsidR="0028671F" w:rsidRDefault="009F4711" w:rsidP="00046968">
            <w:pPr>
              <w:spacing w:before="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tcW w:w="1008" w:type="dxa"/>
            <w:shd w:val="clear" w:color="auto" w:fill="FFFFFF"/>
            <w:tcMar>
              <w:top w:w="80" w:type="dxa"/>
              <w:left w:w="80" w:type="dxa"/>
              <w:bottom w:w="80" w:type="dxa"/>
              <w:right w:w="80" w:type="dxa"/>
            </w:tcMar>
          </w:tcPr>
          <w:p w14:paraId="377F45F4" w14:textId="77777777" w:rsidR="0028671F" w:rsidRDefault="0028671F" w:rsidP="00046968">
            <w:pPr>
              <w:spacing w:before="40" w:line="252" w:lineRule="auto"/>
              <w:jc w:val="right"/>
            </w:pPr>
            <w:bookmarkStart w:id="36" w:name="eq_4"/>
            <w:r>
              <w:rPr>
                <w:sz w:val="16"/>
              </w:rPr>
              <w:t>(4)</w:t>
            </w:r>
            <w:bookmarkEnd w:id="36"/>
          </w:p>
        </w:tc>
      </w:tr>
    </w:tbl>
    <w:p w14:paraId="53068DE0" w14:textId="77777777" w:rsidR="0028671F" w:rsidRDefault="0028671F" w:rsidP="0028671F">
      <w:pPr>
        <w:keepNext/>
        <w:spacing w:before="80" w:line="276" w:lineRule="auto"/>
        <w:jc w:val="left"/>
      </w:pPr>
      <w:r>
        <w:rPr>
          <w:b/>
          <w:color w:val="000000"/>
        </w:rPr>
        <w:lastRenderedPageBreak/>
        <w:t>3.2.2. Chuyên gia Chế độ Vĩ mô: GRU-Attention</w:t>
      </w:r>
    </w:p>
    <w:p w14:paraId="3D7DB141" w14:textId="77777777" w:rsidR="0028671F" w:rsidRDefault="0028671F" w:rsidP="0028671F">
      <w:r>
        <w:t xml:space="preserve">Chuyên gia kinh tế vĩ mô xử lý các tín hiệu xu hướng tần số thấp thông qua mạng GRU 2 tầng xếp chồng với dropout = 0.1, trích xuất biểu diễn trạng thái ẩn cuối cùng </w:t>
      </w:r>
      <m:oMath>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theo </w:t>
      </w:r>
      <w:hyperlink w:anchor="eq_5" w:history="1">
        <w:r>
          <w:rPr>
            <w:color w:val="1A56DB"/>
          </w:rPr>
          <w:t>(5)</w:t>
        </w:r>
      </w:hyperlink>
      <w:r>
        <w:t>:</w:t>
      </w:r>
    </w:p>
    <w:tbl>
      <w:tblPr>
        <w:tblW w:w="0" w:type="auto"/>
        <w:jc w:val="center"/>
        <w:tblBorders>
          <w:top w:val="single" w:sz="8" w:space="0" w:color="000000"/>
          <w:bottom w:val="single" w:sz="8" w:space="0" w:color="000000"/>
          <w:insideH w:val="single" w:sz="4" w:space="0" w:color="D0D0D0"/>
        </w:tblBorders>
        <w:tblLayout w:type="fixed"/>
        <w:tblLook w:val="04A0" w:firstRow="1" w:lastRow="0" w:firstColumn="1" w:lastColumn="0" w:noHBand="0" w:noVBand="1"/>
      </w:tblPr>
      <w:tblGrid>
        <w:gridCol w:w="8352"/>
        <w:gridCol w:w="1008"/>
      </w:tblGrid>
      <w:tr w:rsidR="0028671F" w14:paraId="5D1FEBF4" w14:textId="77777777" w:rsidTr="00046968">
        <w:trPr>
          <w:cantSplit/>
          <w:tblHeader/>
          <w:jc w:val="center"/>
        </w:trPr>
        <w:tc>
          <w:tcPr>
            <w:tcW w:w="8352" w:type="dxa"/>
            <w:shd w:val="clear" w:color="auto" w:fill="FFFFFF"/>
            <w:tcMar>
              <w:top w:w="80" w:type="dxa"/>
              <w:left w:w="80" w:type="dxa"/>
              <w:bottom w:w="80" w:type="dxa"/>
              <w:right w:w="80" w:type="dxa"/>
            </w:tcMar>
          </w:tcPr>
          <w:p w14:paraId="1A05CD27" w14:textId="77777777" w:rsidR="0028671F" w:rsidRDefault="009F4711" w:rsidP="00046968">
            <w:pPr>
              <w:spacing w:before="40" w:line="252"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shd w:val="clear" w:color="auto" w:fill="FFFFFF"/>
            <w:tcMar>
              <w:top w:w="80" w:type="dxa"/>
              <w:left w:w="80" w:type="dxa"/>
              <w:bottom w:w="80" w:type="dxa"/>
              <w:right w:w="80" w:type="dxa"/>
            </w:tcMar>
          </w:tcPr>
          <w:p w14:paraId="6B9C1008" w14:textId="77777777" w:rsidR="0028671F" w:rsidRDefault="0028671F" w:rsidP="00046968">
            <w:pPr>
              <w:spacing w:before="40" w:line="252" w:lineRule="auto"/>
              <w:jc w:val="right"/>
            </w:pPr>
            <w:bookmarkStart w:id="37" w:name="eq_5"/>
            <w:r>
              <w:rPr>
                <w:b/>
                <w:sz w:val="16"/>
              </w:rPr>
              <w:t>(5)</w:t>
            </w:r>
            <w:bookmarkEnd w:id="37"/>
          </w:p>
        </w:tc>
      </w:tr>
    </w:tbl>
    <w:p w14:paraId="2CABE2F5" w14:textId="77777777" w:rsidR="0028671F" w:rsidRDefault="0028671F" w:rsidP="0028671F">
      <w:pPr>
        <w:keepNext/>
        <w:spacing w:before="80" w:line="276" w:lineRule="auto"/>
        <w:jc w:val="left"/>
      </w:pPr>
      <w:r>
        <w:rPr>
          <w:b/>
          <w:color w:val="000000"/>
        </w:rPr>
        <w:t xml:space="preserve">3.2.3. </w:t>
      </w:r>
      <w:del w:id="38" w:author="Claude" w:date="2026-08-30T00:00:00Z">
        <w:r>
          <w:rPr>
            <w:b/>
            <w:color w:val="FF0000"/>
          </w:rPr>
          <w:delText>Chuyên gia Triệt tiêu Cú sốc Phi tuyến: Wavelet-KAN</w:delText>
        </w:r>
      </w:del>
      <w:ins w:id="39" w:author="Claude" w:date="2026-08-30T00:00:00Z">
        <w:r>
          <w:rPr>
            <w:b/>
            <w:color w:val="000000"/>
          </w:rPr>
          <w:t>Chuyên gia Cú sốc Phi tuyến: Wavelet-KAN</w:t>
        </w:r>
      </w:ins>
    </w:p>
    <w:p w14:paraId="592E9962" w14:textId="77777777" w:rsidR="0028671F" w:rsidRDefault="0028671F" w:rsidP="0028671F">
      <w:del w:id="40" w:author="Claude" w:date="2026-08-30T00:00:00Z">
        <w:r>
          <w:rPr>
            <w:color w:val="FF0000"/>
          </w:rPr>
          <w:delText>Để nắm bắt các đứt gãy phi tuyến tính nghiêm trọng do các sự kiện rủi ro địa chính trị cực đoan</w:delText>
        </w:r>
      </w:del>
      <w:ins w:id="41" w:author="Claude" w:date="2026-08-30T00:00:00Z">
        <w:r>
          <w:t>Để mô hình hóa các đứt gãy phi tuyến gắn với các sự kiện rủi ro địa chính trị</w:t>
        </w:r>
      </w:ins>
      <w:r>
        <w:t xml:space="preserve">, chuyên gia thứ ba triển khai Mạng Kolmogorov-Arnold tích hợp sóng con Mexican Hat </w:t>
      </w:r>
      <m:oMath>
        <m:r>
          <w:rPr>
            <w:rFonts w:ascii="Cambria Math" w:hAnsi="Cambria Math"/>
          </w:rPr>
          <m:t>ψ(z)</m:t>
        </m:r>
      </m:oMath>
      <w:r>
        <w:t xml:space="preserve"> với các tham số dịch chuyển </w:t>
      </w:r>
      <m:oMath>
        <m:r>
          <w:rPr>
            <w:rFonts w:ascii="Cambria Math" w:hAnsi="Cambria Math"/>
          </w:rPr>
          <m:t>t</m:t>
        </m:r>
      </m:oMath>
      <w:r>
        <w:t xml:space="preserve"> và co giãn </w:t>
      </w:r>
      <m:oMath>
        <m:r>
          <w:rPr>
            <w:rFonts w:ascii="Cambria Math" w:hAnsi="Cambria Math"/>
          </w:rPr>
          <m:t>s</m:t>
        </m:r>
      </m:oMath>
      <w:r>
        <w:t xml:space="preserve"> có thể học theo </w:t>
      </w:r>
      <w:hyperlink w:anchor="eq_6" w:history="1">
        <w:r>
          <w:rPr>
            <w:color w:val="1A56DB"/>
          </w:rPr>
          <w:t>(6)</w:t>
        </w:r>
      </w:hyperlink>
      <w:r>
        <w:t xml:space="preserve"> và </w:t>
      </w:r>
      <w:hyperlink w:anchor="eq_7" w:history="1">
        <w:r>
          <w:rPr>
            <w:color w:val="1A56DB"/>
          </w:rPr>
          <w:t>(7)</w:t>
        </w:r>
      </w:hyperlink>
      <w:r>
        <w:t>:</w:t>
      </w:r>
    </w:p>
    <w:tbl>
      <w:tblPr>
        <w:tblW w:w="0" w:type="auto"/>
        <w:jc w:val="center"/>
        <w:tblBorders>
          <w:top w:val="single" w:sz="8" w:space="0" w:color="000000"/>
          <w:bottom w:val="single" w:sz="8" w:space="0" w:color="000000"/>
          <w:insideH w:val="single" w:sz="4" w:space="0" w:color="D0D0D0"/>
        </w:tblBorders>
        <w:tblLayout w:type="fixed"/>
        <w:tblLook w:val="04A0" w:firstRow="1" w:lastRow="0" w:firstColumn="1" w:lastColumn="0" w:noHBand="0" w:noVBand="1"/>
      </w:tblPr>
      <w:tblGrid>
        <w:gridCol w:w="8352"/>
        <w:gridCol w:w="1008"/>
      </w:tblGrid>
      <w:tr w:rsidR="0028671F" w14:paraId="79225292" w14:textId="77777777" w:rsidTr="00046968">
        <w:trPr>
          <w:cantSplit/>
          <w:tblHeader/>
          <w:jc w:val="center"/>
        </w:trPr>
        <w:tc>
          <w:tcPr>
            <w:tcW w:w="8352" w:type="dxa"/>
            <w:shd w:val="clear" w:color="auto" w:fill="FFFFFF"/>
            <w:tcMar>
              <w:top w:w="80" w:type="dxa"/>
              <w:left w:w="80" w:type="dxa"/>
              <w:bottom w:w="80" w:type="dxa"/>
              <w:right w:w="80" w:type="dxa"/>
            </w:tcMar>
          </w:tcPr>
          <w:p w14:paraId="6BBF3045" w14:textId="77777777" w:rsidR="0028671F" w:rsidRDefault="0028671F" w:rsidP="00046968">
            <w:pPr>
              <w:spacing w:before="40" w:line="252" w:lineRule="auto"/>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1008" w:type="dxa"/>
            <w:shd w:val="clear" w:color="auto" w:fill="FFFFFF"/>
            <w:tcMar>
              <w:top w:w="80" w:type="dxa"/>
              <w:left w:w="80" w:type="dxa"/>
              <w:bottom w:w="80" w:type="dxa"/>
              <w:right w:w="80" w:type="dxa"/>
            </w:tcMar>
          </w:tcPr>
          <w:p w14:paraId="20ABC7F2" w14:textId="77777777" w:rsidR="0028671F" w:rsidRDefault="0028671F" w:rsidP="00046968">
            <w:pPr>
              <w:spacing w:before="40" w:line="252" w:lineRule="auto"/>
              <w:jc w:val="right"/>
            </w:pPr>
            <w:bookmarkStart w:id="42" w:name="eq_6"/>
            <w:r>
              <w:rPr>
                <w:b/>
                <w:sz w:val="16"/>
              </w:rPr>
              <w:t>(6)</w:t>
            </w:r>
            <w:bookmarkEnd w:id="42"/>
          </w:p>
        </w:tc>
      </w:tr>
      <w:tr w:rsidR="0028671F" w14:paraId="288C1318" w14:textId="77777777" w:rsidTr="00046968">
        <w:trPr>
          <w:cantSplit/>
          <w:jc w:val="center"/>
        </w:trPr>
        <w:tc>
          <w:tcPr>
            <w:tcW w:w="8352" w:type="dxa"/>
            <w:shd w:val="clear" w:color="auto" w:fill="FFFFFF"/>
            <w:tcMar>
              <w:top w:w="80" w:type="dxa"/>
              <w:left w:w="80" w:type="dxa"/>
              <w:bottom w:w="80" w:type="dxa"/>
              <w:right w:w="80" w:type="dxa"/>
            </w:tcMar>
          </w:tcPr>
          <w:p w14:paraId="34C6AC11" w14:textId="77777777" w:rsidR="0028671F" w:rsidRDefault="009F4711" w:rsidP="00046968">
            <w:pPr>
              <w:spacing w:before="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tcW w:w="1008" w:type="dxa"/>
            <w:shd w:val="clear" w:color="auto" w:fill="FFFFFF"/>
            <w:tcMar>
              <w:top w:w="80" w:type="dxa"/>
              <w:left w:w="80" w:type="dxa"/>
              <w:bottom w:w="80" w:type="dxa"/>
              <w:right w:w="80" w:type="dxa"/>
            </w:tcMar>
          </w:tcPr>
          <w:p w14:paraId="44C3D9EC" w14:textId="77777777" w:rsidR="0028671F" w:rsidRDefault="0028671F" w:rsidP="00046968">
            <w:pPr>
              <w:spacing w:before="40" w:line="252" w:lineRule="auto"/>
              <w:jc w:val="right"/>
            </w:pPr>
            <w:bookmarkStart w:id="43" w:name="eq_7"/>
            <w:r>
              <w:rPr>
                <w:sz w:val="16"/>
              </w:rPr>
              <w:t>(7)</w:t>
            </w:r>
            <w:bookmarkEnd w:id="43"/>
          </w:p>
        </w:tc>
      </w:tr>
    </w:tbl>
    <w:p w14:paraId="20C549D3" w14:textId="77777777" w:rsidR="0028671F" w:rsidRDefault="0028671F" w:rsidP="001A206C">
      <w:pPr>
        <w:keepNext/>
        <w:spacing w:before="80" w:line="276" w:lineRule="auto"/>
        <w:jc w:val="left"/>
      </w:pPr>
      <w:r>
        <w:rPr>
          <w:b/>
          <w:color w:val="000000"/>
        </w:rPr>
        <w:t>3.2.4. Bộ Định tuyến Cổng Động Nhận biết Chu kỳ</w:t>
      </w:r>
    </w:p>
    <w:p w14:paraId="4BADEFC7" w14:textId="77777777" w:rsidR="0028671F" w:rsidRDefault="0028671F" w:rsidP="0028671F">
      <w:del w:id="44" w:author="Claude" w:date="2026-08-30T00:00:00Z">
        <w:r>
          <w:rPr>
            <w:color w:val="FF0000"/>
          </w:rPr>
          <w:delText>Nhằm điều tiết linh hoạt đóng góp của từng chuyên gia</w:delText>
        </w:r>
      </w:del>
      <w:ins w:id="45" w:author="Claude" w:date="2026-08-30T00:00:00Z">
        <w:r>
          <w:t>Nhằm điều chỉnh đóng góp của từng chuyên gia</w:t>
        </w:r>
      </w:ins>
      <w:r>
        <w:t xml:space="preserve"> qua các chu kỳ dự báo </w:t>
      </w:r>
      <m:oMath>
        <m:r>
          <w:rPr>
            <w:rFonts w:ascii="Cambria Math" w:hAnsi="Cambria Math"/>
          </w:rPr>
          <m:t>h</m:t>
        </m:r>
      </m:oMath>
      <w:r>
        <w:t xml:space="preserve"> và các chế độ thị trường khác nhau, bộ định tuyến nhận đầu vào là các biểu diễn chuyên gia được ghép nối, nhúng vị trí chu kỳ </w:t>
      </w:r>
      <m:oMath>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và thống kê tóm tắt ngữ cảnh toàn cục </w:t>
      </w:r>
      <m:oMath>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 xml:space="preserve"> = [mean(X), std(X)] ∈ </m:t>
        </m:r>
        <m:sSup>
          <m:sSupPr>
            <m:ctrlPr>
              <w:rPr>
                <w:rFonts w:ascii="Cambria Math" w:hAnsi="Cambria Math"/>
              </w:rPr>
            </m:ctrlPr>
          </m:sSupPr>
          <m:e>
            <m:r>
              <m:rPr>
                <m:scr m:val="double-struck"/>
              </m:rPr>
              <w:rPr>
                <w:rFonts w:ascii="Cambria Math" w:hAnsi="Cambria Math"/>
              </w:rPr>
              <m:t>R</m:t>
            </m:r>
          </m:e>
          <m:sup>
            <m:r>
              <w:rPr>
                <w:rFonts w:ascii="Cambria Math" w:hAnsi="Cambria Math"/>
              </w:rPr>
              <m:t>2D</m:t>
            </m:r>
          </m:sup>
        </m:sSup>
      </m:oMath>
      <w:r>
        <w:t xml:space="preserve"> theo </w:t>
      </w:r>
      <w:hyperlink w:anchor="eq_8" w:history="1">
        <w:r>
          <w:rPr>
            <w:color w:val="1A56DB"/>
          </w:rPr>
          <w:t>(8)</w:t>
        </w:r>
      </w:hyperlink>
      <w:r>
        <w:t xml:space="preserve">, </w:t>
      </w:r>
      <w:hyperlink w:anchor="eq_9" w:history="1">
        <w:r>
          <w:rPr>
            <w:color w:val="1A56DB"/>
          </w:rPr>
          <w:t>(9)</w:t>
        </w:r>
      </w:hyperlink>
      <w:r>
        <w:t xml:space="preserve"> và </w:t>
      </w:r>
      <w:hyperlink w:anchor="eq_10" w:history="1">
        <w:r>
          <w:rPr>
            <w:color w:val="1A56DB"/>
          </w:rPr>
          <w:t>(10)</w:t>
        </w:r>
      </w:hyperlink>
      <w:r>
        <w:t>:</w:t>
      </w:r>
    </w:p>
    <w:tbl>
      <w:tblPr>
        <w:tblW w:w="0" w:type="auto"/>
        <w:jc w:val="center"/>
        <w:tblBorders>
          <w:top w:val="single" w:sz="8" w:space="0" w:color="000000"/>
          <w:bottom w:val="single" w:sz="8" w:space="0" w:color="000000"/>
          <w:insideH w:val="single" w:sz="4" w:space="0" w:color="D0D0D0"/>
        </w:tblBorders>
        <w:tblLayout w:type="fixed"/>
        <w:tblLook w:val="04A0" w:firstRow="1" w:lastRow="0" w:firstColumn="1" w:lastColumn="0" w:noHBand="0" w:noVBand="1"/>
      </w:tblPr>
      <w:tblGrid>
        <w:gridCol w:w="8352"/>
        <w:gridCol w:w="1008"/>
      </w:tblGrid>
      <w:tr w:rsidR="0028671F" w14:paraId="39EA4A1B" w14:textId="77777777" w:rsidTr="00046968">
        <w:trPr>
          <w:cantSplit/>
          <w:tblHeader/>
          <w:jc w:val="center"/>
        </w:trPr>
        <w:tc>
          <w:tcPr>
            <w:tcW w:w="8352" w:type="dxa"/>
            <w:shd w:val="clear" w:color="auto" w:fill="FFFFFF"/>
            <w:tcMar>
              <w:top w:w="80" w:type="dxa"/>
              <w:left w:w="80" w:type="dxa"/>
              <w:bottom w:w="80" w:type="dxa"/>
              <w:right w:w="80" w:type="dxa"/>
            </w:tcMar>
          </w:tcPr>
          <w:p w14:paraId="6AD4941C" w14:textId="77777777" w:rsidR="0028671F" w:rsidRDefault="009F4711" w:rsidP="00046968">
            <w:pPr>
              <w:spacing w:before="40" w:line="252"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1008" w:type="dxa"/>
            <w:shd w:val="clear" w:color="auto" w:fill="FFFFFF"/>
            <w:tcMar>
              <w:top w:w="80" w:type="dxa"/>
              <w:left w:w="80" w:type="dxa"/>
              <w:bottom w:w="80" w:type="dxa"/>
              <w:right w:w="80" w:type="dxa"/>
            </w:tcMar>
          </w:tcPr>
          <w:p w14:paraId="7842E8CF" w14:textId="77777777" w:rsidR="0028671F" w:rsidRDefault="0028671F" w:rsidP="00046968">
            <w:pPr>
              <w:spacing w:before="40" w:line="252" w:lineRule="auto"/>
              <w:jc w:val="right"/>
            </w:pPr>
            <w:bookmarkStart w:id="46" w:name="eq_8"/>
            <w:r>
              <w:rPr>
                <w:b/>
                <w:sz w:val="16"/>
              </w:rPr>
              <w:t>(8)</w:t>
            </w:r>
            <w:bookmarkEnd w:id="46"/>
          </w:p>
        </w:tc>
      </w:tr>
      <w:tr w:rsidR="0028671F" w14:paraId="0146D7BC" w14:textId="77777777" w:rsidTr="00046968">
        <w:trPr>
          <w:cantSplit/>
          <w:jc w:val="center"/>
        </w:trPr>
        <w:tc>
          <w:tcPr>
            <w:tcW w:w="8352" w:type="dxa"/>
            <w:shd w:val="clear" w:color="auto" w:fill="FFFFFF"/>
            <w:tcMar>
              <w:top w:w="80" w:type="dxa"/>
              <w:left w:w="80" w:type="dxa"/>
              <w:bottom w:w="80" w:type="dxa"/>
              <w:right w:w="80" w:type="dxa"/>
            </w:tcMar>
          </w:tcPr>
          <w:p w14:paraId="6C29BFDA" w14:textId="77777777" w:rsidR="0028671F" w:rsidRDefault="009F4711" w:rsidP="00046968">
            <w:pPr>
              <w:spacing w:before="40" w:line="252"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1008" w:type="dxa"/>
            <w:shd w:val="clear" w:color="auto" w:fill="FFFFFF"/>
            <w:tcMar>
              <w:top w:w="80" w:type="dxa"/>
              <w:left w:w="80" w:type="dxa"/>
              <w:bottom w:w="80" w:type="dxa"/>
              <w:right w:w="80" w:type="dxa"/>
            </w:tcMar>
          </w:tcPr>
          <w:p w14:paraId="18B20A6E" w14:textId="77777777" w:rsidR="0028671F" w:rsidRDefault="0028671F" w:rsidP="00046968">
            <w:pPr>
              <w:spacing w:before="40" w:line="252" w:lineRule="auto"/>
              <w:jc w:val="right"/>
            </w:pPr>
            <w:bookmarkStart w:id="47" w:name="eq_9"/>
            <w:r>
              <w:rPr>
                <w:sz w:val="16"/>
              </w:rPr>
              <w:t>(9)</w:t>
            </w:r>
            <w:bookmarkEnd w:id="47"/>
          </w:p>
        </w:tc>
      </w:tr>
      <w:tr w:rsidR="0028671F" w14:paraId="24892F53" w14:textId="77777777" w:rsidTr="00046968">
        <w:trPr>
          <w:cantSplit/>
          <w:jc w:val="center"/>
        </w:trPr>
        <w:tc>
          <w:tcPr>
            <w:tcW w:w="8352" w:type="dxa"/>
            <w:shd w:val="clear" w:color="auto" w:fill="FFFFFF"/>
            <w:tcMar>
              <w:top w:w="80" w:type="dxa"/>
              <w:left w:w="80" w:type="dxa"/>
              <w:bottom w:w="80" w:type="dxa"/>
              <w:right w:w="80" w:type="dxa"/>
            </w:tcMar>
          </w:tcPr>
          <w:p w14:paraId="15CEFC80" w14:textId="77777777" w:rsidR="0028671F" w:rsidRDefault="009F4711" w:rsidP="00046968">
            <w:pPr>
              <w:spacing w:before="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1008" w:type="dxa"/>
            <w:shd w:val="clear" w:color="auto" w:fill="FFFFFF"/>
            <w:tcMar>
              <w:top w:w="80" w:type="dxa"/>
              <w:left w:w="80" w:type="dxa"/>
              <w:bottom w:w="80" w:type="dxa"/>
              <w:right w:w="80" w:type="dxa"/>
            </w:tcMar>
          </w:tcPr>
          <w:p w14:paraId="40B96CA1" w14:textId="77777777" w:rsidR="0028671F" w:rsidRDefault="0028671F" w:rsidP="00046968">
            <w:pPr>
              <w:spacing w:before="40" w:line="252" w:lineRule="auto"/>
              <w:jc w:val="right"/>
            </w:pPr>
            <w:bookmarkStart w:id="48" w:name="eq_10"/>
            <w:r>
              <w:rPr>
                <w:sz w:val="16"/>
              </w:rPr>
              <w:t>(10)</w:t>
            </w:r>
            <w:bookmarkEnd w:id="48"/>
          </w:p>
        </w:tc>
      </w:tr>
    </w:tbl>
    <w:p w14:paraId="3DE9423E" w14:textId="77777777" w:rsidR="0028671F" w:rsidRPr="001A206C" w:rsidRDefault="0028671F" w:rsidP="001A206C">
      <w:pPr>
        <w:keepNext/>
        <w:spacing w:before="80" w:line="276" w:lineRule="auto"/>
        <w:jc w:val="left"/>
        <w:rPr>
          <w:b/>
          <w:i/>
        </w:rPr>
      </w:pPr>
      <w:r>
        <w:rPr>
          <w:b/>
          <w:color w:val="000000"/>
        </w:rPr>
        <w:t>3.2.5. Cơ chế Co giãn Phần dư &amp; Đầu ra Dự báo Đa Phân vị</w:t>
      </w:r>
    </w:p>
    <w:p w14:paraId="389F1C1E" w14:textId="77777777" w:rsidR="0028671F" w:rsidRDefault="0028671F" w:rsidP="0028671F">
      <w:del w:id="49" w:author="Claude" w:date="2026-08-30T00:00:00Z">
        <w:r>
          <w:rPr>
            <w:color w:val="FF0000"/>
          </w:rPr>
          <w:delText>Để ngăn chặn sự bùng nổ phương sai ở chu kỳ dài hạn (như H60)</w:delText>
        </w:r>
      </w:del>
      <w:ins w:id="50" w:author="Claude" w:date="2026-08-30T00:00:00Z">
        <w:r>
          <w:t>Để hạn chế sự gia tăng phương sai ở chu kỳ dài (như H60)</w:t>
        </w:r>
      </w:ins>
      <w:r>
        <w:t xml:space="preserve">, GUMNetHet tích hợp vectơ co giãn phần dư </w:t>
      </w:r>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H</m:t>
            </m:r>
          </m:sup>
        </m:sSup>
      </m:oMath>
      <w:r>
        <w:t xml:space="preserve"> được khởi tạo tại 0.1, cung cấp các dự báo lợi suất đa phân vị cho các mức </w:t>
      </w:r>
      <m:oMath>
        <m:r>
          <w:rPr>
            <w:rFonts w:ascii="Cambria Math" w:hAnsi="Cambria Math"/>
          </w:rPr>
          <m:t xml:space="preserve">q ∈ </m:t>
        </m:r>
        <m:r>
          <m:rPr>
            <m:scr m:val="script"/>
          </m:rPr>
          <w:rPr>
            <w:rFonts w:ascii="Cambria Math" w:hAnsi="Cambria Math"/>
          </w:rPr>
          <m:t>Q</m:t>
        </m:r>
        <m:r>
          <w:rPr>
            <w:rFonts w:ascii="Cambria Math" w:hAnsi="Cambria Math"/>
          </w:rPr>
          <m:t xml:space="preserve"> = {0.1, 0.5, 0.9}</m:t>
        </m:r>
      </m:oMath>
      <w:r>
        <w:t xml:space="preserve"> theo </w:t>
      </w:r>
      <w:hyperlink w:anchor="eq_11" w:history="1">
        <w:r>
          <w:rPr>
            <w:color w:val="1A56DB"/>
          </w:rPr>
          <w:t>(11)</w:t>
        </w:r>
      </w:hyperlink>
      <w:r>
        <w:t>:</w:t>
      </w:r>
    </w:p>
    <w:tbl>
      <w:tblPr>
        <w:tblW w:w="0" w:type="auto"/>
        <w:jc w:val="center"/>
        <w:tblBorders>
          <w:top w:val="single" w:sz="8" w:space="0" w:color="000000"/>
          <w:bottom w:val="single" w:sz="8" w:space="0" w:color="000000"/>
          <w:insideH w:val="single" w:sz="4" w:space="0" w:color="D0D0D0"/>
        </w:tblBorders>
        <w:tblLayout w:type="fixed"/>
        <w:tblLook w:val="04A0" w:firstRow="1" w:lastRow="0" w:firstColumn="1" w:lastColumn="0" w:noHBand="0" w:noVBand="1"/>
      </w:tblPr>
      <w:tblGrid>
        <w:gridCol w:w="8352"/>
        <w:gridCol w:w="1008"/>
      </w:tblGrid>
      <w:tr w:rsidR="0028671F" w14:paraId="40B71555" w14:textId="77777777" w:rsidTr="00046968">
        <w:trPr>
          <w:cantSplit/>
          <w:tblHeader/>
          <w:jc w:val="center"/>
        </w:trPr>
        <w:tc>
          <w:tcPr>
            <w:tcW w:w="8352" w:type="dxa"/>
            <w:shd w:val="clear" w:color="auto" w:fill="FFFFFF"/>
            <w:tcMar>
              <w:top w:w="80" w:type="dxa"/>
              <w:left w:w="80" w:type="dxa"/>
              <w:bottom w:w="80" w:type="dxa"/>
              <w:right w:w="80" w:type="dxa"/>
            </w:tcMar>
          </w:tcPr>
          <w:p w14:paraId="4B066B56" w14:textId="77777777" w:rsidR="0028671F" w:rsidRDefault="009F4711" w:rsidP="00046968">
            <w:pPr>
              <w:spacing w:before="40" w:line="252" w:lineRule="auto"/>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1008" w:type="dxa"/>
            <w:shd w:val="clear" w:color="auto" w:fill="FFFFFF"/>
            <w:tcMar>
              <w:top w:w="80" w:type="dxa"/>
              <w:left w:w="80" w:type="dxa"/>
              <w:bottom w:w="80" w:type="dxa"/>
              <w:right w:w="80" w:type="dxa"/>
            </w:tcMar>
          </w:tcPr>
          <w:p w14:paraId="5050A42C" w14:textId="77777777" w:rsidR="0028671F" w:rsidRDefault="0028671F" w:rsidP="00046968">
            <w:pPr>
              <w:spacing w:before="40" w:line="252" w:lineRule="auto"/>
              <w:jc w:val="right"/>
            </w:pPr>
            <w:bookmarkStart w:id="51" w:name="eq_11"/>
            <w:r>
              <w:rPr>
                <w:b/>
                <w:sz w:val="16"/>
              </w:rPr>
              <w:t>(11)</w:t>
            </w:r>
            <w:bookmarkEnd w:id="51"/>
          </w:p>
        </w:tc>
      </w:tr>
    </w:tbl>
    <w:p w14:paraId="4ABA468E" w14:textId="77777777" w:rsidR="0028671F" w:rsidRPr="001A206C" w:rsidRDefault="0028671F" w:rsidP="001A206C">
      <w:pPr>
        <w:keepNext/>
        <w:spacing w:before="80" w:line="276" w:lineRule="auto"/>
        <w:jc w:val="left"/>
        <w:rPr>
          <w:b/>
          <w:i/>
        </w:rPr>
      </w:pPr>
      <w:r>
        <w:rPr>
          <w:b/>
          <w:color w:val="000000"/>
        </w:rPr>
        <w:t>3.2.6. Tối ưu hóa Hàm Mất mát Kép</w:t>
      </w:r>
    </w:p>
    <w:p w14:paraId="673185E8" w14:textId="77777777" w:rsidR="0028671F" w:rsidRDefault="0028671F" w:rsidP="0028671F">
      <w:r>
        <w:t xml:space="preserve">Hàm mục tiêu tổng thể kết hợp giữa mất mát pinball đa phân vị và điều chuẩn cân bằng tải </w:t>
      </w:r>
      <w:del w:id="52" w:author="Claude" w:date="2026-08-30T00:00:00Z">
        <w:r>
          <w:rPr>
            <w:color w:val="FF0000"/>
          </w:rPr>
          <w:delText xml:space="preserve">nhằm chống sụp đổ cổng định tuyến theo </w:delText>
        </w:r>
      </w:del>
      <w:ins w:id="53" w:author="Claude" w:date="2026-08-30T00:00:00Z">
        <w:r>
          <w:t xml:space="preserve">nhằm hạn chế hiện tượng sụp đổ định tuyến (routing collapse) theo </w:t>
        </w:r>
      </w:ins>
      <w:hyperlink w:anchor="eq_12" w:history="1">
        <w:r>
          <w:rPr>
            <w:color w:val="1A56DB"/>
          </w:rPr>
          <w:t>(12)</w:t>
        </w:r>
      </w:hyperlink>
      <w:r>
        <w:t xml:space="preserve">, </w:t>
      </w:r>
      <w:hyperlink w:anchor="eq_13" w:history="1">
        <w:r>
          <w:rPr>
            <w:color w:val="1A56DB"/>
          </w:rPr>
          <w:t>(13)</w:t>
        </w:r>
      </w:hyperlink>
      <w:r>
        <w:t xml:space="preserve"> và </w:t>
      </w:r>
      <w:hyperlink w:anchor="eq_14" w:history="1">
        <w:r>
          <w:rPr>
            <w:color w:val="1A56DB"/>
          </w:rPr>
          <w:t>(14)</w:t>
        </w:r>
      </w:hyperlink>
      <w:r>
        <w:t>:</w:t>
      </w:r>
    </w:p>
    <w:tbl>
      <w:tblPr>
        <w:tblW w:w="0" w:type="auto"/>
        <w:jc w:val="center"/>
        <w:tblBorders>
          <w:top w:val="single" w:sz="8" w:space="0" w:color="000000"/>
          <w:bottom w:val="single" w:sz="8" w:space="0" w:color="000000"/>
          <w:insideH w:val="single" w:sz="4" w:space="0" w:color="D0D0D0"/>
        </w:tblBorders>
        <w:tblLayout w:type="fixed"/>
        <w:tblLook w:val="04A0" w:firstRow="1" w:lastRow="0" w:firstColumn="1" w:lastColumn="0" w:noHBand="0" w:noVBand="1"/>
      </w:tblPr>
      <w:tblGrid>
        <w:gridCol w:w="8352"/>
        <w:gridCol w:w="1008"/>
      </w:tblGrid>
      <w:tr w:rsidR="0028671F" w14:paraId="422D6721" w14:textId="77777777" w:rsidTr="00046968">
        <w:trPr>
          <w:cantSplit/>
          <w:tblHeader/>
          <w:jc w:val="center"/>
        </w:trPr>
        <w:tc>
          <w:tcPr>
            <w:tcW w:w="8352" w:type="dxa"/>
            <w:shd w:val="clear" w:color="auto" w:fill="FFFFFF"/>
            <w:tcMar>
              <w:top w:w="80" w:type="dxa"/>
              <w:left w:w="80" w:type="dxa"/>
              <w:bottom w:w="80" w:type="dxa"/>
              <w:right w:w="80" w:type="dxa"/>
            </w:tcMar>
          </w:tcPr>
          <w:p w14:paraId="71EB0AB1" w14:textId="77777777" w:rsidR="0028671F" w:rsidRDefault="009F4711" w:rsidP="00046968">
            <w:pPr>
              <w:spacing w:before="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1008" w:type="dxa"/>
            <w:shd w:val="clear" w:color="auto" w:fill="FFFFFF"/>
            <w:tcMar>
              <w:top w:w="80" w:type="dxa"/>
              <w:left w:w="80" w:type="dxa"/>
              <w:bottom w:w="80" w:type="dxa"/>
              <w:right w:w="80" w:type="dxa"/>
            </w:tcMar>
          </w:tcPr>
          <w:p w14:paraId="61061A57" w14:textId="77777777" w:rsidR="0028671F" w:rsidRDefault="0028671F" w:rsidP="00046968">
            <w:pPr>
              <w:spacing w:before="40" w:line="252" w:lineRule="auto"/>
              <w:jc w:val="right"/>
            </w:pPr>
            <w:bookmarkStart w:id="54" w:name="eq_12"/>
            <w:r>
              <w:rPr>
                <w:b/>
                <w:sz w:val="16"/>
              </w:rPr>
              <w:t>(12)</w:t>
            </w:r>
            <w:bookmarkEnd w:id="54"/>
          </w:p>
        </w:tc>
      </w:tr>
      <w:tr w:rsidR="0028671F" w14:paraId="5B20E6AE" w14:textId="77777777" w:rsidTr="00046968">
        <w:trPr>
          <w:cantSplit/>
          <w:jc w:val="center"/>
        </w:trPr>
        <w:tc>
          <w:tcPr>
            <w:tcW w:w="8352" w:type="dxa"/>
            <w:shd w:val="clear" w:color="auto" w:fill="FFFFFF"/>
            <w:tcMar>
              <w:top w:w="80" w:type="dxa"/>
              <w:left w:w="80" w:type="dxa"/>
              <w:bottom w:w="80" w:type="dxa"/>
              <w:right w:w="80" w:type="dxa"/>
            </w:tcMar>
          </w:tcPr>
          <w:p w14:paraId="62DA2990" w14:textId="77777777" w:rsidR="0028671F" w:rsidRDefault="009F4711" w:rsidP="00046968">
            <w:pPr>
              <w:spacing w:before="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1008" w:type="dxa"/>
            <w:shd w:val="clear" w:color="auto" w:fill="FFFFFF"/>
            <w:tcMar>
              <w:top w:w="80" w:type="dxa"/>
              <w:left w:w="80" w:type="dxa"/>
              <w:bottom w:w="80" w:type="dxa"/>
              <w:right w:w="80" w:type="dxa"/>
            </w:tcMar>
          </w:tcPr>
          <w:p w14:paraId="66796B93" w14:textId="77777777" w:rsidR="0028671F" w:rsidRDefault="0028671F" w:rsidP="00046968">
            <w:pPr>
              <w:spacing w:before="40" w:line="252" w:lineRule="auto"/>
              <w:jc w:val="right"/>
            </w:pPr>
            <w:bookmarkStart w:id="55" w:name="eq_13"/>
            <w:r>
              <w:rPr>
                <w:sz w:val="16"/>
              </w:rPr>
              <w:t>(13)</w:t>
            </w:r>
            <w:bookmarkEnd w:id="55"/>
          </w:p>
        </w:tc>
      </w:tr>
      <w:tr w:rsidR="0028671F" w14:paraId="2B0824D5" w14:textId="77777777" w:rsidTr="00046968">
        <w:trPr>
          <w:cantSplit/>
          <w:jc w:val="center"/>
        </w:trPr>
        <w:tc>
          <w:tcPr>
            <w:tcW w:w="8352" w:type="dxa"/>
            <w:shd w:val="clear" w:color="auto" w:fill="FFFFFF"/>
            <w:tcMar>
              <w:top w:w="80" w:type="dxa"/>
              <w:left w:w="80" w:type="dxa"/>
              <w:bottom w:w="80" w:type="dxa"/>
              <w:right w:w="80" w:type="dxa"/>
            </w:tcMar>
          </w:tcPr>
          <w:p w14:paraId="183E79DB" w14:textId="77777777" w:rsidR="0028671F" w:rsidRDefault="009F4711" w:rsidP="00046968">
            <w:pPr>
              <w:spacing w:before="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1008" w:type="dxa"/>
            <w:shd w:val="clear" w:color="auto" w:fill="FFFFFF"/>
            <w:tcMar>
              <w:top w:w="80" w:type="dxa"/>
              <w:left w:w="80" w:type="dxa"/>
              <w:bottom w:w="80" w:type="dxa"/>
              <w:right w:w="80" w:type="dxa"/>
            </w:tcMar>
          </w:tcPr>
          <w:p w14:paraId="2FD57577" w14:textId="77777777" w:rsidR="0028671F" w:rsidRDefault="0028671F" w:rsidP="00046968">
            <w:pPr>
              <w:spacing w:before="40" w:line="252" w:lineRule="auto"/>
              <w:jc w:val="right"/>
            </w:pPr>
            <w:bookmarkStart w:id="56" w:name="eq_14"/>
            <w:r>
              <w:rPr>
                <w:sz w:val="16"/>
              </w:rPr>
              <w:t>(14)</w:t>
            </w:r>
            <w:bookmarkEnd w:id="56"/>
          </w:p>
        </w:tc>
      </w:tr>
    </w:tbl>
    <w:p w14:paraId="7279C79B" w14:textId="77777777" w:rsidR="0028671F" w:rsidRDefault="0028671F">
      <w:pPr>
        <w:pStyle w:val="H2x"/>
        <w:keepNext/>
      </w:pPr>
    </w:p>
    <w:p w14:paraId="44EB8968" w14:textId="77777777" w:rsidR="00660A15" w:rsidRDefault="00953647">
      <w:pPr>
        <w:pStyle w:val="H1x"/>
        <w:keepNext/>
        <w:spacing w:before="120" w:line="276" w:lineRule="auto"/>
      </w:pPr>
      <w:r>
        <w:rPr>
          <w:color w:val="000000"/>
          <w:sz w:val="20"/>
        </w:rPr>
        <w:t>4. THIẾT LẬP THỰC NGHIỆM</w:t>
      </w:r>
    </w:p>
    <w:p w14:paraId="1B033D9D" w14:textId="77777777" w:rsidR="00660A15" w:rsidRDefault="00953647">
      <w:pPr>
        <w:pStyle w:val="H2x"/>
        <w:keepNext/>
        <w:spacing w:before="80" w:line="276" w:lineRule="auto"/>
      </w:pPr>
      <w:r>
        <w:rPr>
          <w:color w:val="000000"/>
          <w:sz w:val="19"/>
        </w:rPr>
        <w:t>4.1. Dữ liệu và giao thức walk-forward</w:t>
      </w:r>
    </w:p>
    <w:p w14:paraId="665F79EA" w14:textId="77777777" w:rsidR="00660A15" w:rsidRDefault="00953647">
      <w:pPr>
        <w:spacing w:after="80" w:line="276" w:lineRule="auto"/>
      </w:pPr>
      <w:r>
        <w:t xml:space="preserve">Dữ liệu bao phủ 03/11/2008–30/04/2026 với </w:t>
      </w:r>
      <m:oMath>
        <m:r>
          <w:rPr>
            <w:rFonts w:ascii="Cambria Math" w:hAnsi="Cambria Math"/>
          </w:rPr>
          <m:t>N = 4.512</m:t>
        </m:r>
      </m:oMath>
      <w:r>
        <w:t xml:space="preserve"> quan sát ngày giao dịch. Hai target được báo cáo là MG95 và DO 0.001% theo Platts; các biến ngoại sinh gồm Platts liên sản phẩm, WTI, Brent, GPR </w:t>
      </w:r>
      <w:hyperlink w:anchor="ref_1" w:history="1">
        <w:r>
          <w:rPr>
            <w:color w:val="1A56DB"/>
          </w:rPr>
          <w:t>[1]</w:t>
        </w:r>
      </w:hyperlink>
      <w:r>
        <w:t>, DXY, sản lượng dầu, crack-spread, realized volatility và biến lịch.</w:t>
      </w:r>
    </w:p>
    <w:p w14:paraId="77D4E397" w14:textId="77777777" w:rsidR="00660A15" w:rsidRDefault="00953647">
      <w:pPr>
        <w:spacing w:after="80" w:line="276" w:lineRule="auto"/>
      </w:pPr>
      <w:r>
        <w:t xml:space="preserve">Để tránh look-ahead bias, các biến ngày được dùng ở </w:t>
      </w:r>
      <m:oMath>
        <m:r>
          <w:rPr>
            <w:rFonts w:ascii="Cambria Math" w:hAnsi="Cambria Math"/>
          </w:rPr>
          <m:t>t - 1</m:t>
        </m:r>
      </m:oMath>
      <w:r>
        <w:t xml:space="preserve">; GPR được áp lag 30 ngày lịch; sản lượng dầu áp lag 7 ngày; các biến rolling được tính sau khi lag. Mọi scaler chỉ fit trên train tại từng bước walk-forward. Lookback </w:t>
      </w:r>
      <m:oMath>
        <m:r>
          <w:rPr>
            <w:rFonts w:ascii="Cambria Math" w:hAnsi="Cambria Math"/>
          </w:rPr>
          <m:t>L = 30</m:t>
        </m:r>
      </m:oMath>
      <w:r>
        <w:t xml:space="preserve">; train/validation=85/15 ở mỗi lần mở rộng. Cửa sổ test expanding walk-forward được thiết kế tăng dần theo horizon: 100 ngày giao dịch ở H1–H5 (11/12/2025–30/04/2026), 150 ngày ở H7 (02/10/2025–30/04/2026), 200 ngày ở H10 (24/07/2025–30/04/2026), 300 ngày ở H20 (10/03/2025–30/04/2026) và 600 ngày ở H60 (10/01/2024–30/04/2026). Toàn bộ các cửa sổ test đều nằm trọn trong giai đoạn thị trường năng lượng </w:t>
      </w:r>
      <w:del w:id="57" w:author="Claude" w:date="2026-08-30T00:00:00Z">
        <w:r>
          <w:rPr>
            <w:color w:val="FF0000"/>
          </w:rPr>
          <w:delText>chịu chuỗi cú sốc địa chính trị dồn dập và phân cụm biến động cực đoan</w:delText>
        </w:r>
      </w:del>
      <w:ins w:id="58" w:author="Claude" w:date="2026-08-30T00:00:00Z">
        <w:r>
          <w:t>chịu nhiều cú sốc địa chính trị liên tiếp và phân cụm biến động cao</w:t>
        </w:r>
      </w:ins>
      <w:r>
        <w:t xml:space="preserve"> (khủng hoảng Biển Đỏ, căng thẳng Trung Đông, xung đột Nga–Ukraine và biến động hạn ngạch OPEC+). Cụ thể, độ biến động thực tế hàng năm (annualized volatility) của lợi suất </w:t>
      </w:r>
      <w:del w:id="59" w:author="Claude" w:date="2026-08-30T00:00:00Z">
        <w:r>
          <w:rPr>
            <w:color w:val="FF0000"/>
          </w:rPr>
          <w:delText>trong cửa sổ test ngắn hạn (100 ngày) tăng vọt lên 73,04%</w:delText>
        </w:r>
      </w:del>
      <w:ins w:id="60" w:author="Claude" w:date="2026-08-30T00:00:00Z">
        <w:r>
          <w:t>trong cửa sổ test ngắn hạn (100 ngày) tăng lên 73,04%</w:t>
        </w:r>
      </w:ins>
      <w:r>
        <w:t xml:space="preserve"> đối với MG95 (gấp 1,90 lần mức 38,45% của tập train lịch sử) và 96,29% đối với DO 0.001% (gấp 2,90 lần mức 33,16% của train). Chỉ số rủi ro địa chính trị GPR trong giai đoạn test đạt trung bình 225,66 (gần gấp đôi mức trung bình </w:t>
      </w:r>
      <w:r>
        <w:lastRenderedPageBreak/>
        <w:t xml:space="preserve">toàn kỳ 114,60) và đạt đỉnh 500,81 (phân vị 90% đạt 376,48). Biên độ dao động giá trong cửa sổ test H60 </w:t>
      </w:r>
      <w:del w:id="61" w:author="Claude" w:date="2026-08-30T00:00:00Z">
        <w:r>
          <w:rPr>
            <w:color w:val="FF0000"/>
          </w:rPr>
          <w:delText>ghi nhận mức chênh lệch đỉnh–đáy cực lớn</w:delText>
        </w:r>
      </w:del>
      <w:ins w:id="62" w:author="Claude" w:date="2026-08-30T00:00:00Z">
        <w:r>
          <w:t>ghi nhận mức chênh lệch đỉnh–đáy lớn</w:t>
        </w:r>
      </w:ins>
      <w:r>
        <w:t xml:space="preserve">: từ 70,34 đến 170,52 USD/thùng (+142,4%) đối với MG95 và từ 75,90 đến 292,82 USD/thùng (+285,8%) đối với DO 0.001%. Chi tiết phân chia tập train/test và các đặc trưng biến động theo từng horizon được tổng hợp trong </w:t>
      </w:r>
      <w:hyperlink w:anchor="tbl_1" w:history="1">
        <w:r>
          <w:rPr>
            <w:color w:val="1A56DB"/>
          </w:rPr>
          <w:t>Bảng 1</w:t>
        </w:r>
      </w:hyperlink>
      <w:r>
        <w:t xml:space="preserve">. </w:t>
      </w:r>
      <w:del w:id="63" w:author="Claude" w:date="2026-08-30T00:00:00Z">
        <w:r>
          <w:rPr>
            <w:color w:val="FF0000"/>
          </w:rPr>
          <w:delText>Thiết lập này đóng vai trò như một bài kiểm tra áp lực (stress-testing) thực thụ, bảo đảm các mô hình được đánh giá về khả năng thích ứng</w:delText>
        </w:r>
      </w:del>
      <w:ins w:id="64" w:author="Claude" w:date="2026-08-30T00:00:00Z">
        <w:r>
          <w:t>Thiết lập này có thể xem như một bài kiểm tra áp lực (stress test), cho phép đánh giá khả năng thích ứng của các mô hình</w:t>
        </w:r>
      </w:ins>
      <w:r>
        <w:t xml:space="preserve"> dưới các chế độ biến động đuôi dày (fat-tailed regimes) thay vì chỉ học trong điều kiện thị trường tĩnh.</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449"/>
        <w:gridCol w:w="1449"/>
        <w:gridCol w:w="1450"/>
        <w:gridCol w:w="1450"/>
        <w:gridCol w:w="1450"/>
        <w:gridCol w:w="1450"/>
        <w:gridCol w:w="1450"/>
      </w:tblGrid>
      <w:tr w:rsidR="00190AA8" w14:paraId="436085CA" w14:textId="77777777">
        <w:trPr>
          <w:cantSplit/>
          <w:tblHeader/>
          <w:jc w:val="center"/>
        </w:trPr>
        <w:tc>
          <w:tcPr>
            <w:tcW w:w="1450" w:type="dxa"/>
            <w:shd w:val="clear" w:color="auto" w:fill="FFFFFF"/>
            <w:tcMar>
              <w:top w:w="80" w:type="dxa"/>
              <w:left w:w="80" w:type="dxa"/>
              <w:bottom w:w="80" w:type="dxa"/>
              <w:right w:w="80" w:type="dxa"/>
            </w:tcMar>
          </w:tcPr>
          <w:p w14:paraId="3D2C130A" w14:textId="77777777" w:rsidR="00190AA8" w:rsidRDefault="00953647">
            <w:pPr>
              <w:spacing w:before="40" w:line="252" w:lineRule="auto"/>
            </w:pPr>
            <w:r>
              <w:rPr>
                <w:b/>
                <w:sz w:val="16"/>
              </w:rPr>
              <w:t>Horizon</w:t>
            </w:r>
          </w:p>
        </w:tc>
        <w:tc>
          <w:tcPr>
            <w:tcW w:w="1450" w:type="dxa"/>
            <w:shd w:val="clear" w:color="auto" w:fill="FFFFFF"/>
            <w:tcMar>
              <w:top w:w="80" w:type="dxa"/>
              <w:left w:w="80" w:type="dxa"/>
              <w:bottom w:w="80" w:type="dxa"/>
              <w:right w:w="80" w:type="dxa"/>
            </w:tcMar>
          </w:tcPr>
          <w:p w14:paraId="5EE331C9" w14:textId="77777777" w:rsidR="00190AA8" w:rsidRDefault="00953647">
            <w:pPr>
              <w:spacing w:before="40" w:line="252" w:lineRule="auto"/>
            </w:pPr>
            <w:r>
              <w:rPr>
                <w:b/>
                <w:sz w:val="16"/>
              </w:rPr>
              <w:t>Cửa sổ Test</w:t>
            </w:r>
          </w:p>
        </w:tc>
        <w:tc>
          <w:tcPr>
            <w:tcW w:w="1450" w:type="dxa"/>
            <w:shd w:val="clear" w:color="auto" w:fill="FFFFFF"/>
            <w:tcMar>
              <w:top w:w="80" w:type="dxa"/>
              <w:left w:w="80" w:type="dxa"/>
              <w:bottom w:w="80" w:type="dxa"/>
              <w:right w:w="80" w:type="dxa"/>
            </w:tcMar>
          </w:tcPr>
          <w:p w14:paraId="4CF9CCFA" w14:textId="77777777" w:rsidR="00190AA8" w:rsidRDefault="00953647">
            <w:pPr>
              <w:spacing w:before="40" w:line="252" w:lineRule="auto"/>
            </w:pPr>
            <w:r>
              <w:rPr>
                <w:b/>
                <w:sz w:val="16"/>
              </w:rPr>
              <w:t>Khoảng thời gian Test</w:t>
            </w:r>
          </w:p>
        </w:tc>
        <w:tc>
          <w:tcPr>
            <w:tcW w:w="1450" w:type="dxa"/>
            <w:shd w:val="clear" w:color="auto" w:fill="FFFFFF"/>
            <w:tcMar>
              <w:top w:w="80" w:type="dxa"/>
              <w:left w:w="80" w:type="dxa"/>
              <w:bottom w:w="80" w:type="dxa"/>
              <w:right w:w="80" w:type="dxa"/>
            </w:tcMar>
          </w:tcPr>
          <w:p w14:paraId="26396E4F" w14:textId="77777777" w:rsidR="00190AA8" w:rsidRDefault="00953647">
            <w:pPr>
              <w:spacing w:before="40" w:line="252" w:lineRule="auto"/>
            </w:pPr>
            <w:r>
              <w:rPr>
                <w:b/>
                <w:sz w:val="16"/>
              </w:rPr>
              <w:t>Ann. Vol MG95 (Train→Test)</w:t>
            </w:r>
          </w:p>
        </w:tc>
        <w:tc>
          <w:tcPr>
            <w:tcW w:w="1450" w:type="dxa"/>
            <w:shd w:val="clear" w:color="auto" w:fill="FFFFFF"/>
            <w:tcMar>
              <w:top w:w="80" w:type="dxa"/>
              <w:left w:w="80" w:type="dxa"/>
              <w:bottom w:w="80" w:type="dxa"/>
              <w:right w:w="80" w:type="dxa"/>
            </w:tcMar>
          </w:tcPr>
          <w:p w14:paraId="04499E3A" w14:textId="77777777" w:rsidR="00190AA8" w:rsidRDefault="00953647">
            <w:pPr>
              <w:spacing w:before="40" w:line="252" w:lineRule="auto"/>
            </w:pPr>
            <w:r>
              <w:rPr>
                <w:b/>
                <w:sz w:val="16"/>
              </w:rPr>
              <w:t>Ann. Vol DO (Train→Test)</w:t>
            </w:r>
          </w:p>
        </w:tc>
        <w:tc>
          <w:tcPr>
            <w:tcW w:w="1450" w:type="dxa"/>
            <w:shd w:val="clear" w:color="auto" w:fill="FFFFFF"/>
            <w:tcMar>
              <w:top w:w="80" w:type="dxa"/>
              <w:left w:w="80" w:type="dxa"/>
              <w:bottom w:w="80" w:type="dxa"/>
              <w:right w:w="80" w:type="dxa"/>
            </w:tcMar>
          </w:tcPr>
          <w:p w14:paraId="1747BC2A" w14:textId="77777777" w:rsidR="00190AA8" w:rsidRDefault="00953647">
            <w:pPr>
              <w:spacing w:before="40" w:line="252" w:lineRule="auto"/>
            </w:pPr>
            <w:r>
              <w:rPr>
                <w:b/>
                <w:sz w:val="16"/>
              </w:rPr>
              <w:t>GPR Test (TB / Max)</w:t>
            </w:r>
          </w:p>
        </w:tc>
        <w:tc>
          <w:tcPr>
            <w:tcW w:w="1450" w:type="dxa"/>
            <w:shd w:val="clear" w:color="auto" w:fill="FFFFFF"/>
            <w:tcMar>
              <w:top w:w="80" w:type="dxa"/>
              <w:left w:w="80" w:type="dxa"/>
              <w:bottom w:w="80" w:type="dxa"/>
              <w:right w:w="80" w:type="dxa"/>
            </w:tcMar>
          </w:tcPr>
          <w:p w14:paraId="360A475D" w14:textId="77777777" w:rsidR="00190AA8" w:rsidRDefault="00953647">
            <w:pPr>
              <w:spacing w:before="40" w:line="252" w:lineRule="auto"/>
            </w:pPr>
            <w:r>
              <w:rPr>
                <w:b/>
                <w:sz w:val="16"/>
              </w:rPr>
              <w:t>Biên độ giá Test (USD/thùng)</w:t>
            </w:r>
          </w:p>
        </w:tc>
      </w:tr>
      <w:tr w:rsidR="00190AA8" w14:paraId="7EF58113" w14:textId="77777777">
        <w:trPr>
          <w:cantSplit/>
          <w:jc w:val="center"/>
        </w:trPr>
        <w:tc>
          <w:tcPr>
            <w:tcW w:w="1450" w:type="dxa"/>
            <w:shd w:val="clear" w:color="auto" w:fill="FFFFFF"/>
            <w:tcMar>
              <w:top w:w="80" w:type="dxa"/>
              <w:left w:w="80" w:type="dxa"/>
              <w:bottom w:w="80" w:type="dxa"/>
              <w:right w:w="80" w:type="dxa"/>
            </w:tcMar>
          </w:tcPr>
          <w:p w14:paraId="68F96967" w14:textId="77777777" w:rsidR="00190AA8" w:rsidRDefault="00953647">
            <w:pPr>
              <w:spacing w:before="40" w:line="252" w:lineRule="auto"/>
            </w:pPr>
            <w:r>
              <w:rPr>
                <w:sz w:val="16"/>
              </w:rPr>
              <w:t>H1, H3, H5</w:t>
            </w:r>
          </w:p>
        </w:tc>
        <w:tc>
          <w:tcPr>
            <w:tcW w:w="1450" w:type="dxa"/>
            <w:shd w:val="clear" w:color="auto" w:fill="FFFFFF"/>
            <w:tcMar>
              <w:top w:w="80" w:type="dxa"/>
              <w:left w:w="80" w:type="dxa"/>
              <w:bottom w:w="80" w:type="dxa"/>
              <w:right w:w="80" w:type="dxa"/>
            </w:tcMar>
          </w:tcPr>
          <w:p w14:paraId="434D7826" w14:textId="77777777" w:rsidR="00190AA8" w:rsidRDefault="00953647">
            <w:pPr>
              <w:spacing w:before="40" w:line="252" w:lineRule="auto"/>
            </w:pPr>
            <w:r>
              <w:rPr>
                <w:sz w:val="16"/>
              </w:rPr>
              <w:t>100 ngày</w:t>
            </w:r>
          </w:p>
        </w:tc>
        <w:tc>
          <w:tcPr>
            <w:tcW w:w="1450" w:type="dxa"/>
            <w:shd w:val="clear" w:color="auto" w:fill="FFFFFF"/>
            <w:tcMar>
              <w:top w:w="80" w:type="dxa"/>
              <w:left w:w="80" w:type="dxa"/>
              <w:bottom w:w="80" w:type="dxa"/>
              <w:right w:w="80" w:type="dxa"/>
            </w:tcMar>
          </w:tcPr>
          <w:p w14:paraId="0E071A95" w14:textId="77777777" w:rsidR="00190AA8" w:rsidRDefault="00953647">
            <w:pPr>
              <w:spacing w:before="40" w:line="252" w:lineRule="auto"/>
            </w:pPr>
            <w:r>
              <w:rPr>
                <w:sz w:val="16"/>
              </w:rPr>
              <w:t>11/12/2025 – 30/04/2026</w:t>
            </w:r>
          </w:p>
        </w:tc>
        <w:tc>
          <w:tcPr>
            <w:tcW w:w="1450" w:type="dxa"/>
            <w:shd w:val="clear" w:color="auto" w:fill="FFFFFF"/>
            <w:tcMar>
              <w:top w:w="80" w:type="dxa"/>
              <w:left w:w="80" w:type="dxa"/>
              <w:bottom w:w="80" w:type="dxa"/>
              <w:right w:w="80" w:type="dxa"/>
            </w:tcMar>
          </w:tcPr>
          <w:p w14:paraId="41937243" w14:textId="77777777" w:rsidR="00190AA8" w:rsidRDefault="00953647">
            <w:pPr>
              <w:spacing w:before="40" w:line="252" w:lineRule="auto"/>
            </w:pPr>
            <w:r>
              <w:rPr>
                <w:sz w:val="16"/>
              </w:rPr>
              <w:t>38,45% → 73,04% (1,90×)</w:t>
            </w:r>
          </w:p>
        </w:tc>
        <w:tc>
          <w:tcPr>
            <w:tcW w:w="1450" w:type="dxa"/>
            <w:shd w:val="clear" w:color="auto" w:fill="FFFFFF"/>
            <w:tcMar>
              <w:top w:w="80" w:type="dxa"/>
              <w:left w:w="80" w:type="dxa"/>
              <w:bottom w:w="80" w:type="dxa"/>
              <w:right w:w="80" w:type="dxa"/>
            </w:tcMar>
          </w:tcPr>
          <w:p w14:paraId="50934DA7" w14:textId="77777777" w:rsidR="00190AA8" w:rsidRDefault="00953647">
            <w:pPr>
              <w:spacing w:before="40" w:line="252" w:lineRule="auto"/>
            </w:pPr>
            <w:r>
              <w:rPr>
                <w:sz w:val="16"/>
              </w:rPr>
              <w:t>33,16% → 96,29% (2,90×)</w:t>
            </w:r>
          </w:p>
        </w:tc>
        <w:tc>
          <w:tcPr>
            <w:tcW w:w="1450" w:type="dxa"/>
            <w:shd w:val="clear" w:color="auto" w:fill="FFFFFF"/>
            <w:tcMar>
              <w:top w:w="80" w:type="dxa"/>
              <w:left w:w="80" w:type="dxa"/>
              <w:bottom w:w="80" w:type="dxa"/>
              <w:right w:w="80" w:type="dxa"/>
            </w:tcMar>
          </w:tcPr>
          <w:p w14:paraId="3E16ED4A" w14:textId="77777777" w:rsidR="00190AA8" w:rsidRDefault="00953647">
            <w:pPr>
              <w:spacing w:before="40" w:line="252" w:lineRule="auto"/>
            </w:pPr>
            <w:r>
              <w:rPr>
                <w:sz w:val="16"/>
              </w:rPr>
              <w:t>225,66 / 500,81</w:t>
            </w:r>
          </w:p>
        </w:tc>
        <w:tc>
          <w:tcPr>
            <w:tcW w:w="1450" w:type="dxa"/>
            <w:shd w:val="clear" w:color="auto" w:fill="FFFFFF"/>
            <w:tcMar>
              <w:top w:w="80" w:type="dxa"/>
              <w:left w:w="80" w:type="dxa"/>
              <w:bottom w:w="80" w:type="dxa"/>
              <w:right w:w="80" w:type="dxa"/>
            </w:tcMar>
          </w:tcPr>
          <w:p w14:paraId="1099FFC2" w14:textId="77777777" w:rsidR="00190AA8" w:rsidRDefault="00953647">
            <w:pPr>
              <w:spacing w:before="40" w:line="252" w:lineRule="auto"/>
            </w:pPr>
            <w:r>
              <w:rPr>
                <w:sz w:val="16"/>
              </w:rPr>
              <w:t>MG95: [70,58; 170,52]</w:t>
            </w:r>
            <w:r>
              <w:rPr>
                <w:sz w:val="16"/>
              </w:rPr>
              <w:br/>
              <w:t>DO: [77,11; 292,82]</w:t>
            </w:r>
          </w:p>
        </w:tc>
      </w:tr>
      <w:tr w:rsidR="00190AA8" w14:paraId="11E13F64" w14:textId="77777777">
        <w:trPr>
          <w:cantSplit/>
          <w:jc w:val="center"/>
        </w:trPr>
        <w:tc>
          <w:tcPr>
            <w:tcW w:w="1450" w:type="dxa"/>
            <w:shd w:val="clear" w:color="auto" w:fill="FFFFFF"/>
            <w:tcMar>
              <w:top w:w="80" w:type="dxa"/>
              <w:left w:w="80" w:type="dxa"/>
              <w:bottom w:w="80" w:type="dxa"/>
              <w:right w:w="80" w:type="dxa"/>
            </w:tcMar>
          </w:tcPr>
          <w:p w14:paraId="2B65C0AC" w14:textId="77777777" w:rsidR="00190AA8" w:rsidRDefault="00953647">
            <w:pPr>
              <w:spacing w:before="40" w:line="252" w:lineRule="auto"/>
            </w:pPr>
            <w:r>
              <w:rPr>
                <w:sz w:val="16"/>
              </w:rPr>
              <w:t>H7</w:t>
            </w:r>
          </w:p>
        </w:tc>
        <w:tc>
          <w:tcPr>
            <w:tcW w:w="1450" w:type="dxa"/>
            <w:shd w:val="clear" w:color="auto" w:fill="FFFFFF"/>
            <w:tcMar>
              <w:top w:w="80" w:type="dxa"/>
              <w:left w:w="80" w:type="dxa"/>
              <w:bottom w:w="80" w:type="dxa"/>
              <w:right w:w="80" w:type="dxa"/>
            </w:tcMar>
          </w:tcPr>
          <w:p w14:paraId="799D493E" w14:textId="77777777" w:rsidR="00190AA8" w:rsidRDefault="00953647">
            <w:pPr>
              <w:spacing w:before="40" w:line="252" w:lineRule="auto"/>
            </w:pPr>
            <w:r>
              <w:rPr>
                <w:sz w:val="16"/>
              </w:rPr>
              <w:t>150 ngày</w:t>
            </w:r>
          </w:p>
        </w:tc>
        <w:tc>
          <w:tcPr>
            <w:tcW w:w="1450" w:type="dxa"/>
            <w:shd w:val="clear" w:color="auto" w:fill="FFFFFF"/>
            <w:tcMar>
              <w:top w:w="80" w:type="dxa"/>
              <w:left w:w="80" w:type="dxa"/>
              <w:bottom w:w="80" w:type="dxa"/>
              <w:right w:w="80" w:type="dxa"/>
            </w:tcMar>
          </w:tcPr>
          <w:p w14:paraId="220FC9A9" w14:textId="77777777" w:rsidR="00190AA8" w:rsidRDefault="00953647">
            <w:pPr>
              <w:spacing w:before="40" w:line="252" w:lineRule="auto"/>
            </w:pPr>
            <w:r>
              <w:rPr>
                <w:sz w:val="16"/>
              </w:rPr>
              <w:t>02/10/2025 – 30/04/2026</w:t>
            </w:r>
          </w:p>
        </w:tc>
        <w:tc>
          <w:tcPr>
            <w:tcW w:w="1450" w:type="dxa"/>
            <w:shd w:val="clear" w:color="auto" w:fill="FFFFFF"/>
            <w:tcMar>
              <w:top w:w="80" w:type="dxa"/>
              <w:left w:w="80" w:type="dxa"/>
              <w:bottom w:w="80" w:type="dxa"/>
              <w:right w:w="80" w:type="dxa"/>
            </w:tcMar>
          </w:tcPr>
          <w:p w14:paraId="52B80EDE" w14:textId="77777777" w:rsidR="00190AA8" w:rsidRDefault="00953647">
            <w:pPr>
              <w:spacing w:before="40" w:line="252" w:lineRule="auto"/>
            </w:pPr>
            <w:r>
              <w:rPr>
                <w:sz w:val="16"/>
              </w:rPr>
              <w:t>38,61% → 60,75% (1,57×)</w:t>
            </w:r>
          </w:p>
        </w:tc>
        <w:tc>
          <w:tcPr>
            <w:tcW w:w="1450" w:type="dxa"/>
            <w:shd w:val="clear" w:color="auto" w:fill="FFFFFF"/>
            <w:tcMar>
              <w:top w:w="80" w:type="dxa"/>
              <w:left w:w="80" w:type="dxa"/>
              <w:bottom w:w="80" w:type="dxa"/>
              <w:right w:w="80" w:type="dxa"/>
            </w:tcMar>
          </w:tcPr>
          <w:p w14:paraId="7A1F3682" w14:textId="77777777" w:rsidR="00190AA8" w:rsidRDefault="00953647">
            <w:pPr>
              <w:spacing w:before="40" w:line="252" w:lineRule="auto"/>
            </w:pPr>
            <w:r>
              <w:rPr>
                <w:sz w:val="16"/>
              </w:rPr>
              <w:t>33,20% → 80,59% (2,43×)</w:t>
            </w:r>
          </w:p>
        </w:tc>
        <w:tc>
          <w:tcPr>
            <w:tcW w:w="1450" w:type="dxa"/>
            <w:shd w:val="clear" w:color="auto" w:fill="FFFFFF"/>
            <w:tcMar>
              <w:top w:w="80" w:type="dxa"/>
              <w:left w:w="80" w:type="dxa"/>
              <w:bottom w:w="80" w:type="dxa"/>
              <w:right w:w="80" w:type="dxa"/>
            </w:tcMar>
          </w:tcPr>
          <w:p w14:paraId="1A7B0D98" w14:textId="77777777" w:rsidR="00190AA8" w:rsidRDefault="00953647">
            <w:pPr>
              <w:spacing w:before="40" w:line="252" w:lineRule="auto"/>
            </w:pPr>
            <w:r>
              <w:rPr>
                <w:sz w:val="16"/>
              </w:rPr>
              <w:t>197,51 / 500,81</w:t>
            </w:r>
          </w:p>
        </w:tc>
        <w:tc>
          <w:tcPr>
            <w:tcW w:w="1450" w:type="dxa"/>
            <w:shd w:val="clear" w:color="auto" w:fill="FFFFFF"/>
            <w:tcMar>
              <w:top w:w="80" w:type="dxa"/>
              <w:left w:w="80" w:type="dxa"/>
              <w:bottom w:w="80" w:type="dxa"/>
              <w:right w:w="80" w:type="dxa"/>
            </w:tcMar>
          </w:tcPr>
          <w:p w14:paraId="7DC53723" w14:textId="77777777" w:rsidR="00190AA8" w:rsidRDefault="00953647">
            <w:pPr>
              <w:spacing w:before="40" w:line="252" w:lineRule="auto"/>
            </w:pPr>
            <w:r>
              <w:rPr>
                <w:sz w:val="16"/>
              </w:rPr>
              <w:t>MG95: [70,58; 170,52]</w:t>
            </w:r>
            <w:r>
              <w:rPr>
                <w:sz w:val="16"/>
              </w:rPr>
              <w:br/>
              <w:t>DO: [77,11; 292,82]</w:t>
            </w:r>
          </w:p>
        </w:tc>
      </w:tr>
      <w:tr w:rsidR="00190AA8" w14:paraId="2E084A39" w14:textId="77777777">
        <w:trPr>
          <w:cantSplit/>
          <w:jc w:val="center"/>
        </w:trPr>
        <w:tc>
          <w:tcPr>
            <w:tcW w:w="1450" w:type="dxa"/>
            <w:shd w:val="clear" w:color="auto" w:fill="FFFFFF"/>
            <w:tcMar>
              <w:top w:w="80" w:type="dxa"/>
              <w:left w:w="80" w:type="dxa"/>
              <w:bottom w:w="80" w:type="dxa"/>
              <w:right w:w="80" w:type="dxa"/>
            </w:tcMar>
          </w:tcPr>
          <w:p w14:paraId="0949949B" w14:textId="77777777" w:rsidR="00190AA8" w:rsidRDefault="00953647">
            <w:pPr>
              <w:spacing w:before="40" w:line="252" w:lineRule="auto"/>
            </w:pPr>
            <w:r>
              <w:rPr>
                <w:sz w:val="16"/>
              </w:rPr>
              <w:t>H10</w:t>
            </w:r>
          </w:p>
        </w:tc>
        <w:tc>
          <w:tcPr>
            <w:tcW w:w="1450" w:type="dxa"/>
            <w:shd w:val="clear" w:color="auto" w:fill="FFFFFF"/>
            <w:tcMar>
              <w:top w:w="80" w:type="dxa"/>
              <w:left w:w="80" w:type="dxa"/>
              <w:bottom w:w="80" w:type="dxa"/>
              <w:right w:w="80" w:type="dxa"/>
            </w:tcMar>
          </w:tcPr>
          <w:p w14:paraId="66D6B767" w14:textId="77777777" w:rsidR="00190AA8" w:rsidRDefault="00953647">
            <w:pPr>
              <w:spacing w:before="40" w:line="252" w:lineRule="auto"/>
            </w:pPr>
            <w:r>
              <w:rPr>
                <w:sz w:val="16"/>
              </w:rPr>
              <w:t>200 ngày</w:t>
            </w:r>
          </w:p>
        </w:tc>
        <w:tc>
          <w:tcPr>
            <w:tcW w:w="1450" w:type="dxa"/>
            <w:shd w:val="clear" w:color="auto" w:fill="FFFFFF"/>
            <w:tcMar>
              <w:top w:w="80" w:type="dxa"/>
              <w:left w:w="80" w:type="dxa"/>
              <w:bottom w:w="80" w:type="dxa"/>
              <w:right w:w="80" w:type="dxa"/>
            </w:tcMar>
          </w:tcPr>
          <w:p w14:paraId="5646D3FE" w14:textId="77777777" w:rsidR="00190AA8" w:rsidRDefault="00953647">
            <w:pPr>
              <w:spacing w:before="40" w:line="252" w:lineRule="auto"/>
            </w:pPr>
            <w:r>
              <w:rPr>
                <w:sz w:val="16"/>
              </w:rPr>
              <w:t>24/07/2025 – 30/04/2026</w:t>
            </w:r>
          </w:p>
        </w:tc>
        <w:tc>
          <w:tcPr>
            <w:tcW w:w="1450" w:type="dxa"/>
            <w:shd w:val="clear" w:color="auto" w:fill="FFFFFF"/>
            <w:tcMar>
              <w:top w:w="80" w:type="dxa"/>
              <w:left w:w="80" w:type="dxa"/>
              <w:bottom w:w="80" w:type="dxa"/>
              <w:right w:w="80" w:type="dxa"/>
            </w:tcMar>
          </w:tcPr>
          <w:p w14:paraId="763F8E7D" w14:textId="77777777" w:rsidR="00190AA8" w:rsidRDefault="00953647">
            <w:pPr>
              <w:spacing w:before="40" w:line="252" w:lineRule="auto"/>
            </w:pPr>
            <w:r>
              <w:rPr>
                <w:sz w:val="16"/>
              </w:rPr>
              <w:t>38,77% → 53,60% (1,38×)</w:t>
            </w:r>
          </w:p>
        </w:tc>
        <w:tc>
          <w:tcPr>
            <w:tcW w:w="1450" w:type="dxa"/>
            <w:shd w:val="clear" w:color="auto" w:fill="FFFFFF"/>
            <w:tcMar>
              <w:top w:w="80" w:type="dxa"/>
              <w:left w:w="80" w:type="dxa"/>
              <w:bottom w:w="80" w:type="dxa"/>
              <w:right w:w="80" w:type="dxa"/>
            </w:tcMar>
          </w:tcPr>
          <w:p w14:paraId="7F4A3BBB" w14:textId="77777777" w:rsidR="00190AA8" w:rsidRDefault="00953647">
            <w:pPr>
              <w:spacing w:before="40" w:line="252" w:lineRule="auto"/>
            </w:pPr>
            <w:r>
              <w:rPr>
                <w:sz w:val="16"/>
              </w:rPr>
              <w:t>33,31% → 70,63% (2,12×)</w:t>
            </w:r>
          </w:p>
        </w:tc>
        <w:tc>
          <w:tcPr>
            <w:tcW w:w="1450" w:type="dxa"/>
            <w:shd w:val="clear" w:color="auto" w:fill="FFFFFF"/>
            <w:tcMar>
              <w:top w:w="80" w:type="dxa"/>
              <w:left w:w="80" w:type="dxa"/>
              <w:bottom w:w="80" w:type="dxa"/>
              <w:right w:w="80" w:type="dxa"/>
            </w:tcMar>
          </w:tcPr>
          <w:p w14:paraId="5DE26B8B" w14:textId="77777777" w:rsidR="00190AA8" w:rsidRDefault="00953647">
            <w:pPr>
              <w:spacing w:before="40" w:line="252" w:lineRule="auto"/>
            </w:pPr>
            <w:r>
              <w:rPr>
                <w:sz w:val="16"/>
              </w:rPr>
              <w:t>184,98 / 500,81</w:t>
            </w:r>
          </w:p>
        </w:tc>
        <w:tc>
          <w:tcPr>
            <w:tcW w:w="1450" w:type="dxa"/>
            <w:shd w:val="clear" w:color="auto" w:fill="FFFFFF"/>
            <w:tcMar>
              <w:top w:w="80" w:type="dxa"/>
              <w:left w:w="80" w:type="dxa"/>
              <w:bottom w:w="80" w:type="dxa"/>
              <w:right w:w="80" w:type="dxa"/>
            </w:tcMar>
          </w:tcPr>
          <w:p w14:paraId="5244A204" w14:textId="77777777" w:rsidR="00190AA8" w:rsidRDefault="00953647">
            <w:pPr>
              <w:spacing w:before="40" w:line="252" w:lineRule="auto"/>
            </w:pPr>
            <w:r>
              <w:rPr>
                <w:sz w:val="16"/>
              </w:rPr>
              <w:t>MG95: [70,58; 170,52]</w:t>
            </w:r>
            <w:r>
              <w:rPr>
                <w:sz w:val="16"/>
              </w:rPr>
              <w:br/>
              <w:t>DO: [77,11; 292,82]</w:t>
            </w:r>
          </w:p>
        </w:tc>
      </w:tr>
      <w:tr w:rsidR="00190AA8" w14:paraId="6FACDAE1" w14:textId="77777777">
        <w:trPr>
          <w:cantSplit/>
          <w:jc w:val="center"/>
        </w:trPr>
        <w:tc>
          <w:tcPr>
            <w:tcW w:w="1450" w:type="dxa"/>
            <w:shd w:val="clear" w:color="auto" w:fill="FFFFFF"/>
            <w:tcMar>
              <w:top w:w="80" w:type="dxa"/>
              <w:left w:w="80" w:type="dxa"/>
              <w:bottom w:w="80" w:type="dxa"/>
              <w:right w:w="80" w:type="dxa"/>
            </w:tcMar>
          </w:tcPr>
          <w:p w14:paraId="0F142D39" w14:textId="77777777" w:rsidR="00190AA8" w:rsidRDefault="00953647">
            <w:pPr>
              <w:spacing w:before="40" w:line="252" w:lineRule="auto"/>
            </w:pPr>
            <w:r>
              <w:rPr>
                <w:sz w:val="16"/>
              </w:rPr>
              <w:t>H20</w:t>
            </w:r>
          </w:p>
        </w:tc>
        <w:tc>
          <w:tcPr>
            <w:tcW w:w="1450" w:type="dxa"/>
            <w:shd w:val="clear" w:color="auto" w:fill="FFFFFF"/>
            <w:tcMar>
              <w:top w:w="80" w:type="dxa"/>
              <w:left w:w="80" w:type="dxa"/>
              <w:bottom w:w="80" w:type="dxa"/>
              <w:right w:w="80" w:type="dxa"/>
            </w:tcMar>
          </w:tcPr>
          <w:p w14:paraId="1417A63F" w14:textId="77777777" w:rsidR="00190AA8" w:rsidRDefault="00953647">
            <w:pPr>
              <w:spacing w:before="40" w:line="252" w:lineRule="auto"/>
            </w:pPr>
            <w:r>
              <w:rPr>
                <w:sz w:val="16"/>
              </w:rPr>
              <w:t>300 ngày</w:t>
            </w:r>
          </w:p>
        </w:tc>
        <w:tc>
          <w:tcPr>
            <w:tcW w:w="1450" w:type="dxa"/>
            <w:shd w:val="clear" w:color="auto" w:fill="FFFFFF"/>
            <w:tcMar>
              <w:top w:w="80" w:type="dxa"/>
              <w:left w:w="80" w:type="dxa"/>
              <w:bottom w:w="80" w:type="dxa"/>
              <w:right w:w="80" w:type="dxa"/>
            </w:tcMar>
          </w:tcPr>
          <w:p w14:paraId="6A517DC0" w14:textId="77777777" w:rsidR="00190AA8" w:rsidRDefault="00953647">
            <w:pPr>
              <w:spacing w:before="40" w:line="252" w:lineRule="auto"/>
            </w:pPr>
            <w:r>
              <w:rPr>
                <w:sz w:val="16"/>
              </w:rPr>
              <w:t>10/03/2025 – 30/04/2026</w:t>
            </w:r>
          </w:p>
        </w:tc>
        <w:tc>
          <w:tcPr>
            <w:tcW w:w="1450" w:type="dxa"/>
            <w:shd w:val="clear" w:color="auto" w:fill="FFFFFF"/>
            <w:tcMar>
              <w:top w:w="80" w:type="dxa"/>
              <w:left w:w="80" w:type="dxa"/>
              <w:bottom w:w="80" w:type="dxa"/>
              <w:right w:w="80" w:type="dxa"/>
            </w:tcMar>
          </w:tcPr>
          <w:p w14:paraId="535217CC" w14:textId="77777777" w:rsidR="00190AA8" w:rsidRDefault="00953647">
            <w:pPr>
              <w:spacing w:before="40" w:line="252" w:lineRule="auto"/>
            </w:pPr>
            <w:r>
              <w:rPr>
                <w:sz w:val="16"/>
              </w:rPr>
              <w:t>38,95% → 47,24% (1,21×)</w:t>
            </w:r>
          </w:p>
        </w:tc>
        <w:tc>
          <w:tcPr>
            <w:tcW w:w="1450" w:type="dxa"/>
            <w:shd w:val="clear" w:color="auto" w:fill="FFFFFF"/>
            <w:tcMar>
              <w:top w:w="80" w:type="dxa"/>
              <w:left w:w="80" w:type="dxa"/>
              <w:bottom w:w="80" w:type="dxa"/>
              <w:right w:w="80" w:type="dxa"/>
            </w:tcMar>
          </w:tcPr>
          <w:p w14:paraId="0F67E047" w14:textId="77777777" w:rsidR="00190AA8" w:rsidRDefault="00953647">
            <w:pPr>
              <w:spacing w:before="40" w:line="252" w:lineRule="auto"/>
            </w:pPr>
            <w:r>
              <w:rPr>
                <w:sz w:val="16"/>
              </w:rPr>
              <w:t>33,35% → 60,50% (1,81×)</w:t>
            </w:r>
          </w:p>
        </w:tc>
        <w:tc>
          <w:tcPr>
            <w:tcW w:w="1450" w:type="dxa"/>
            <w:shd w:val="clear" w:color="auto" w:fill="FFFFFF"/>
            <w:tcMar>
              <w:top w:w="80" w:type="dxa"/>
              <w:left w:w="80" w:type="dxa"/>
              <w:bottom w:w="80" w:type="dxa"/>
              <w:right w:w="80" w:type="dxa"/>
            </w:tcMar>
          </w:tcPr>
          <w:p w14:paraId="1F13BE3D" w14:textId="77777777" w:rsidR="00190AA8" w:rsidRDefault="00953647">
            <w:pPr>
              <w:spacing w:before="40" w:line="252" w:lineRule="auto"/>
            </w:pPr>
            <w:r>
              <w:rPr>
                <w:sz w:val="16"/>
              </w:rPr>
              <w:t>184,47 / 540,16</w:t>
            </w:r>
          </w:p>
        </w:tc>
        <w:tc>
          <w:tcPr>
            <w:tcW w:w="1450" w:type="dxa"/>
            <w:shd w:val="clear" w:color="auto" w:fill="FFFFFF"/>
            <w:tcMar>
              <w:top w:w="80" w:type="dxa"/>
              <w:left w:w="80" w:type="dxa"/>
              <w:bottom w:w="80" w:type="dxa"/>
              <w:right w:w="80" w:type="dxa"/>
            </w:tcMar>
          </w:tcPr>
          <w:p w14:paraId="5375F7B6" w14:textId="77777777" w:rsidR="00190AA8" w:rsidRDefault="00953647">
            <w:pPr>
              <w:spacing w:before="40" w:line="252" w:lineRule="auto"/>
            </w:pPr>
            <w:r>
              <w:rPr>
                <w:sz w:val="16"/>
              </w:rPr>
              <w:t>MG95: [70,34; 170,52]</w:t>
            </w:r>
            <w:r>
              <w:rPr>
                <w:sz w:val="16"/>
              </w:rPr>
              <w:br/>
              <w:t>DO: [75,90; 292,82]</w:t>
            </w:r>
          </w:p>
        </w:tc>
      </w:tr>
      <w:tr w:rsidR="00190AA8" w14:paraId="48A2935D" w14:textId="77777777">
        <w:trPr>
          <w:cantSplit/>
          <w:jc w:val="center"/>
        </w:trPr>
        <w:tc>
          <w:tcPr>
            <w:tcW w:w="1450" w:type="dxa"/>
            <w:shd w:val="clear" w:color="auto" w:fill="FFFFFF"/>
            <w:tcMar>
              <w:top w:w="80" w:type="dxa"/>
              <w:left w:w="80" w:type="dxa"/>
              <w:bottom w:w="80" w:type="dxa"/>
              <w:right w:w="80" w:type="dxa"/>
            </w:tcMar>
          </w:tcPr>
          <w:p w14:paraId="5555DACE" w14:textId="77777777" w:rsidR="00190AA8" w:rsidRDefault="00953647">
            <w:pPr>
              <w:spacing w:before="40" w:line="252" w:lineRule="auto"/>
            </w:pPr>
            <w:r>
              <w:rPr>
                <w:sz w:val="16"/>
              </w:rPr>
              <w:t>H60</w:t>
            </w:r>
          </w:p>
        </w:tc>
        <w:tc>
          <w:tcPr>
            <w:tcW w:w="1450" w:type="dxa"/>
            <w:shd w:val="clear" w:color="auto" w:fill="FFFFFF"/>
            <w:tcMar>
              <w:top w:w="80" w:type="dxa"/>
              <w:left w:w="80" w:type="dxa"/>
              <w:bottom w:w="80" w:type="dxa"/>
              <w:right w:w="80" w:type="dxa"/>
            </w:tcMar>
          </w:tcPr>
          <w:p w14:paraId="59B7EE6C" w14:textId="77777777" w:rsidR="00190AA8" w:rsidRDefault="00953647">
            <w:pPr>
              <w:spacing w:before="40" w:line="252" w:lineRule="auto"/>
            </w:pPr>
            <w:r>
              <w:rPr>
                <w:sz w:val="16"/>
              </w:rPr>
              <w:t>600 ngày</w:t>
            </w:r>
          </w:p>
        </w:tc>
        <w:tc>
          <w:tcPr>
            <w:tcW w:w="1450" w:type="dxa"/>
            <w:shd w:val="clear" w:color="auto" w:fill="FFFFFF"/>
            <w:tcMar>
              <w:top w:w="80" w:type="dxa"/>
              <w:left w:w="80" w:type="dxa"/>
              <w:bottom w:w="80" w:type="dxa"/>
              <w:right w:w="80" w:type="dxa"/>
            </w:tcMar>
          </w:tcPr>
          <w:p w14:paraId="00427A0F" w14:textId="77777777" w:rsidR="00190AA8" w:rsidRDefault="00953647">
            <w:pPr>
              <w:spacing w:before="40" w:line="252" w:lineRule="auto"/>
            </w:pPr>
            <w:r>
              <w:rPr>
                <w:sz w:val="16"/>
              </w:rPr>
              <w:t>10/01/2024 – 30/04/2026</w:t>
            </w:r>
          </w:p>
        </w:tc>
        <w:tc>
          <w:tcPr>
            <w:tcW w:w="1450" w:type="dxa"/>
            <w:shd w:val="clear" w:color="auto" w:fill="FFFFFF"/>
            <w:tcMar>
              <w:top w:w="80" w:type="dxa"/>
              <w:left w:w="80" w:type="dxa"/>
              <w:bottom w:w="80" w:type="dxa"/>
              <w:right w:w="80" w:type="dxa"/>
            </w:tcMar>
          </w:tcPr>
          <w:p w14:paraId="1151363E" w14:textId="77777777" w:rsidR="00190AA8" w:rsidRDefault="00953647">
            <w:pPr>
              <w:spacing w:before="40" w:line="252" w:lineRule="auto"/>
            </w:pPr>
            <w:r>
              <w:rPr>
                <w:sz w:val="16"/>
              </w:rPr>
              <w:t>39,81% → 37,86% (0,95×)</w:t>
            </w:r>
          </w:p>
        </w:tc>
        <w:tc>
          <w:tcPr>
            <w:tcW w:w="1450" w:type="dxa"/>
            <w:shd w:val="clear" w:color="auto" w:fill="FFFFFF"/>
            <w:tcMar>
              <w:top w:w="80" w:type="dxa"/>
              <w:left w:w="80" w:type="dxa"/>
              <w:bottom w:w="80" w:type="dxa"/>
              <w:right w:w="80" w:type="dxa"/>
            </w:tcMar>
          </w:tcPr>
          <w:p w14:paraId="739AA31E" w14:textId="77777777" w:rsidR="00190AA8" w:rsidRDefault="00953647">
            <w:pPr>
              <w:spacing w:before="40" w:line="252" w:lineRule="auto"/>
            </w:pPr>
            <w:r>
              <w:rPr>
                <w:sz w:val="16"/>
              </w:rPr>
              <w:t>33,93% → 46,20% (1,36×)</w:t>
            </w:r>
          </w:p>
        </w:tc>
        <w:tc>
          <w:tcPr>
            <w:tcW w:w="1450" w:type="dxa"/>
            <w:shd w:val="clear" w:color="auto" w:fill="FFFFFF"/>
            <w:tcMar>
              <w:top w:w="80" w:type="dxa"/>
              <w:left w:w="80" w:type="dxa"/>
              <w:bottom w:w="80" w:type="dxa"/>
              <w:right w:w="80" w:type="dxa"/>
            </w:tcMar>
          </w:tcPr>
          <w:p w14:paraId="0E709FC2" w14:textId="77777777" w:rsidR="00190AA8" w:rsidRDefault="00953647">
            <w:pPr>
              <w:spacing w:before="40" w:line="252" w:lineRule="auto"/>
            </w:pPr>
            <w:r>
              <w:rPr>
                <w:sz w:val="16"/>
              </w:rPr>
              <w:t>165,51 / 540,16</w:t>
            </w:r>
          </w:p>
        </w:tc>
        <w:tc>
          <w:tcPr>
            <w:tcW w:w="1450" w:type="dxa"/>
            <w:shd w:val="clear" w:color="auto" w:fill="FFFFFF"/>
            <w:tcMar>
              <w:top w:w="80" w:type="dxa"/>
              <w:left w:w="80" w:type="dxa"/>
              <w:bottom w:w="80" w:type="dxa"/>
              <w:right w:w="80" w:type="dxa"/>
            </w:tcMar>
          </w:tcPr>
          <w:p w14:paraId="11AD83B6" w14:textId="77777777" w:rsidR="00190AA8" w:rsidRDefault="00953647">
            <w:pPr>
              <w:spacing w:before="40" w:line="252" w:lineRule="auto"/>
            </w:pPr>
            <w:r>
              <w:rPr>
                <w:sz w:val="16"/>
              </w:rPr>
              <w:t>MG95: [70,34; 170,52]</w:t>
            </w:r>
            <w:r>
              <w:rPr>
                <w:sz w:val="16"/>
              </w:rPr>
              <w:br/>
              <w:t>DO: [75,90; 292,82]</w:t>
            </w:r>
          </w:p>
        </w:tc>
      </w:tr>
    </w:tbl>
    <w:p w14:paraId="1FFC441C" w14:textId="77777777" w:rsidR="00190AA8" w:rsidRDefault="00953647">
      <w:pPr>
        <w:keepNext/>
        <w:spacing w:before="80" w:after="60" w:line="252" w:lineRule="auto"/>
        <w:jc w:val="center"/>
      </w:pPr>
      <w:bookmarkStart w:id="65" w:name="tbl_1"/>
      <w:r>
        <w:rPr>
          <w:b/>
          <w:color w:val="000000"/>
          <w:sz w:val="17"/>
        </w:rPr>
        <w:t>Bảng 1.</w:t>
      </w:r>
      <w:r>
        <w:rPr>
          <w:color w:val="000000"/>
          <w:sz w:val="17"/>
        </w:rPr>
        <w:t xml:space="preserve"> Cấu hình phân chia tập huấn luyện/kiểm thử expanding walk-forward và đặc trưng biến động theo từng horizon.</w:t>
      </w:r>
      <w:bookmarkEnd w:id="65"/>
    </w:p>
    <w:p w14:paraId="2BCD9A2C" w14:textId="77777777" w:rsidR="00660A15" w:rsidRPr="001A206C" w:rsidRDefault="00953647">
      <w:pPr>
        <w:pStyle w:val="H2x"/>
        <w:keepNext/>
        <w:spacing w:before="80" w:line="276" w:lineRule="auto"/>
        <w:rPr>
          <w:lang w:val="vi-VN"/>
        </w:rPr>
      </w:pPr>
      <w:r>
        <w:rPr>
          <w:color w:val="000000"/>
          <w:sz w:val="19"/>
        </w:rPr>
        <w:t>4.2. Kiểm định thống kê và cấu hình huấn luyện</w:t>
      </w:r>
    </w:p>
    <w:p w14:paraId="09A06613" w14:textId="77777777" w:rsidR="00660A15" w:rsidRDefault="00953647">
      <w:pPr>
        <w:spacing w:after="80" w:line="276" w:lineRule="auto"/>
      </w:pPr>
      <w:r>
        <w:t xml:space="preserve">Kiểm định ADF và KPSS trong </w:t>
      </w:r>
      <w:hyperlink w:anchor="tbl_2" w:history="1">
        <w:r>
          <w:rPr>
            <w:color w:val="1A56DB"/>
          </w:rPr>
          <w:t>Bảng 2</w:t>
        </w:r>
      </w:hyperlink>
      <w:del w:id="66" w:author="Claude" w:date="2026-08-30T00:00:00Z">
        <w:r>
          <w:rPr>
            <w:color w:val="FF0000"/>
          </w:rPr>
          <w:delText xml:space="preserve"> cho bằng chứng về tính dừng ở mức giá</w:delText>
        </w:r>
      </w:del>
      <w:ins w:id="67" w:author="Claude" w:date="2026-08-30T00:00:00Z">
        <w:r>
          <w:t xml:space="preserve"> cho bằng chứng không nhất quán về tính dừng ở mức giá</w:t>
        </w:r>
      </w:ins>
      <w:r>
        <w:t>; sau chuyển log-return, kiểm định ADF bác bỏ giả thuyết nghiệm đơn vị (</w:t>
      </w:r>
      <m:oMath>
        <m:r>
          <w:rPr>
            <w:rFonts w:ascii="Cambria Math" w:hAnsi="Cambria Math"/>
          </w:rPr>
          <m:t>p &lt; 0.001</m:t>
        </m:r>
      </m:oMath>
      <w:r>
        <w:t xml:space="preserve">) trên tất cả các chuỗi. </w:t>
      </w:r>
      <w:del w:id="68" w:author="Claude" w:date="2026-08-30T00:00:00Z">
        <w:r>
          <w:rPr>
            <w:color w:val="FF0000"/>
          </w:rPr>
          <w:delText>Độ nhọn (Kurtosis) của lợi suất rất cao (đạt 213,35 ở WTI và 17,51 ở MG95), khẳng định tính chất đuôi dày</w:delText>
        </w:r>
      </w:del>
      <w:ins w:id="69" w:author="Claude" w:date="2026-08-30T00:00:00Z">
        <w:r>
          <w:t>Độ nhọn (Kurtosis) của lợi suất cao (213,35 ở WTI và 17,51 ở MG95), phản ánh tính chất đuôi dày</w:t>
        </w:r>
      </w:ins>
      <w:r>
        <w:t xml:space="preserve"> và các cú sốc cực đoan trong chuỗi giá năng lượng.</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2030"/>
        <w:gridCol w:w="2029"/>
        <w:gridCol w:w="2027"/>
        <w:gridCol w:w="2029"/>
        <w:gridCol w:w="2033"/>
      </w:tblGrid>
      <w:tr w:rsidR="00660A15" w14:paraId="5AA5BC7C" w14:textId="77777777">
        <w:trPr>
          <w:cantSplit/>
          <w:tblHeader/>
          <w:jc w:val="center"/>
        </w:trPr>
        <w:tc>
          <w:tcPr>
            <w:tcW w:w="2075" w:type="dxa"/>
            <w:shd w:val="clear" w:color="auto" w:fill="FFFFFF"/>
            <w:tcMar>
              <w:top w:w="80" w:type="dxa"/>
              <w:left w:w="80" w:type="dxa"/>
              <w:bottom w:w="80" w:type="dxa"/>
              <w:right w:w="80" w:type="dxa"/>
            </w:tcMar>
            <w:vAlign w:val="center"/>
          </w:tcPr>
          <w:p w14:paraId="6978A371" w14:textId="77777777" w:rsidR="00660A15" w:rsidRDefault="00953647">
            <w:pPr>
              <w:spacing w:before="40" w:line="252" w:lineRule="auto"/>
              <w:jc w:val="left"/>
            </w:pPr>
            <w:r>
              <w:rPr>
                <w:b/>
                <w:sz w:val="16"/>
              </w:rPr>
              <w:t>Chuỗi</w:t>
            </w:r>
          </w:p>
        </w:tc>
        <w:tc>
          <w:tcPr>
            <w:tcW w:w="2075" w:type="dxa"/>
            <w:shd w:val="clear" w:color="auto" w:fill="FFFFFF"/>
            <w:tcMar>
              <w:top w:w="80" w:type="dxa"/>
              <w:left w:w="80" w:type="dxa"/>
              <w:bottom w:w="80" w:type="dxa"/>
              <w:right w:w="80" w:type="dxa"/>
            </w:tcMar>
            <w:vAlign w:val="center"/>
          </w:tcPr>
          <w:p w14:paraId="54231D43" w14:textId="77777777" w:rsidR="00660A15" w:rsidRDefault="00953647">
            <w:pPr>
              <w:spacing w:before="40" w:line="252" w:lineRule="auto"/>
              <w:jc w:val="center"/>
            </w:pPr>
            <w:r>
              <w:rPr>
                <w:b/>
                <w:sz w:val="16"/>
              </w:rPr>
              <w:t>ADF mức p</w:t>
            </w:r>
          </w:p>
        </w:tc>
        <w:tc>
          <w:tcPr>
            <w:tcW w:w="2075" w:type="dxa"/>
            <w:shd w:val="clear" w:color="auto" w:fill="FFFFFF"/>
            <w:tcMar>
              <w:top w:w="80" w:type="dxa"/>
              <w:left w:w="80" w:type="dxa"/>
              <w:bottom w:w="80" w:type="dxa"/>
              <w:right w:w="80" w:type="dxa"/>
            </w:tcMar>
            <w:vAlign w:val="center"/>
          </w:tcPr>
          <w:p w14:paraId="62266CCD" w14:textId="77777777" w:rsidR="00660A15" w:rsidRDefault="00953647">
            <w:pPr>
              <w:spacing w:before="40" w:line="252" w:lineRule="auto"/>
              <w:jc w:val="center"/>
            </w:pPr>
            <w:r>
              <w:rPr>
                <w:b/>
                <w:sz w:val="16"/>
              </w:rPr>
              <w:t>KPSS mức p</w:t>
            </w:r>
          </w:p>
        </w:tc>
        <w:tc>
          <w:tcPr>
            <w:tcW w:w="2075" w:type="dxa"/>
            <w:shd w:val="clear" w:color="auto" w:fill="FFFFFF"/>
            <w:tcMar>
              <w:top w:w="80" w:type="dxa"/>
              <w:left w:w="80" w:type="dxa"/>
              <w:bottom w:w="80" w:type="dxa"/>
              <w:right w:w="80" w:type="dxa"/>
            </w:tcMar>
            <w:vAlign w:val="center"/>
          </w:tcPr>
          <w:p w14:paraId="7728F007" w14:textId="77777777" w:rsidR="00660A15" w:rsidRDefault="00953647">
            <w:pPr>
              <w:spacing w:before="40" w:line="252" w:lineRule="auto"/>
              <w:jc w:val="center"/>
            </w:pPr>
            <w:r>
              <w:rPr>
                <w:b/>
                <w:sz w:val="16"/>
              </w:rPr>
              <w:t>ADF return p</w:t>
            </w:r>
          </w:p>
        </w:tc>
        <w:tc>
          <w:tcPr>
            <w:tcW w:w="2075" w:type="dxa"/>
            <w:shd w:val="clear" w:color="auto" w:fill="FFFFFF"/>
            <w:tcMar>
              <w:top w:w="80" w:type="dxa"/>
              <w:left w:w="80" w:type="dxa"/>
              <w:bottom w:w="80" w:type="dxa"/>
              <w:right w:w="80" w:type="dxa"/>
            </w:tcMar>
            <w:vAlign w:val="center"/>
          </w:tcPr>
          <w:p w14:paraId="788D2A89" w14:textId="77777777" w:rsidR="00660A15" w:rsidRDefault="00953647">
            <w:pPr>
              <w:spacing w:before="40" w:line="252" w:lineRule="auto"/>
              <w:jc w:val="center"/>
            </w:pPr>
            <w:r>
              <w:rPr>
                <w:b/>
                <w:sz w:val="16"/>
              </w:rPr>
              <w:t>Kurtosis</w:t>
            </w:r>
          </w:p>
        </w:tc>
      </w:tr>
      <w:tr w:rsidR="00660A15" w14:paraId="4090A28F" w14:textId="77777777">
        <w:trPr>
          <w:cantSplit/>
          <w:jc w:val="center"/>
        </w:trPr>
        <w:tc>
          <w:tcPr>
            <w:tcW w:w="2075" w:type="dxa"/>
            <w:shd w:val="clear" w:color="auto" w:fill="FFFFFF"/>
            <w:tcMar>
              <w:top w:w="80" w:type="dxa"/>
              <w:left w:w="80" w:type="dxa"/>
              <w:bottom w:w="80" w:type="dxa"/>
              <w:right w:w="80" w:type="dxa"/>
            </w:tcMar>
            <w:vAlign w:val="center"/>
          </w:tcPr>
          <w:p w14:paraId="233CBE7C" w14:textId="77777777" w:rsidR="00660A15" w:rsidRDefault="00953647">
            <w:pPr>
              <w:spacing w:before="40" w:line="252" w:lineRule="auto"/>
              <w:jc w:val="left"/>
            </w:pPr>
            <w:r>
              <w:rPr>
                <w:sz w:val="16"/>
              </w:rPr>
              <w:t>MG95</w:t>
            </w:r>
          </w:p>
        </w:tc>
        <w:tc>
          <w:tcPr>
            <w:tcW w:w="2075" w:type="dxa"/>
            <w:shd w:val="clear" w:color="auto" w:fill="FFFFFF"/>
            <w:tcMar>
              <w:top w:w="80" w:type="dxa"/>
              <w:left w:w="80" w:type="dxa"/>
              <w:bottom w:w="80" w:type="dxa"/>
              <w:right w:w="80" w:type="dxa"/>
            </w:tcMar>
            <w:vAlign w:val="center"/>
          </w:tcPr>
          <w:p w14:paraId="6C6461ED" w14:textId="77777777" w:rsidR="00660A15" w:rsidRDefault="00953647">
            <w:pPr>
              <w:spacing w:before="40" w:line="252" w:lineRule="auto"/>
              <w:jc w:val="center"/>
            </w:pPr>
            <w:r>
              <w:rPr>
                <w:sz w:val="16"/>
              </w:rPr>
              <w:t>0.023</w:t>
            </w:r>
          </w:p>
        </w:tc>
        <w:tc>
          <w:tcPr>
            <w:tcW w:w="2075" w:type="dxa"/>
            <w:shd w:val="clear" w:color="auto" w:fill="FFFFFF"/>
            <w:tcMar>
              <w:top w:w="80" w:type="dxa"/>
              <w:left w:w="80" w:type="dxa"/>
              <w:bottom w:w="80" w:type="dxa"/>
              <w:right w:w="80" w:type="dxa"/>
            </w:tcMar>
            <w:vAlign w:val="center"/>
          </w:tcPr>
          <w:p w14:paraId="620DBADB" w14:textId="77777777" w:rsidR="00660A15" w:rsidRDefault="00953647">
            <w:pPr>
              <w:spacing w:before="40" w:line="252" w:lineRule="auto"/>
              <w:jc w:val="center"/>
            </w:pPr>
            <w:r>
              <w:rPr>
                <w:sz w:val="16"/>
              </w:rPr>
              <w:t>0.010</w:t>
            </w:r>
          </w:p>
        </w:tc>
        <w:tc>
          <w:tcPr>
            <w:tcW w:w="2075" w:type="dxa"/>
            <w:shd w:val="clear" w:color="auto" w:fill="FFFFFF"/>
            <w:tcMar>
              <w:top w:w="80" w:type="dxa"/>
              <w:left w:w="80" w:type="dxa"/>
              <w:bottom w:w="80" w:type="dxa"/>
              <w:right w:w="80" w:type="dxa"/>
            </w:tcMar>
            <w:vAlign w:val="center"/>
          </w:tcPr>
          <w:p w14:paraId="43C643D7" w14:textId="77777777" w:rsidR="00660A15" w:rsidRDefault="00953647">
            <w:pPr>
              <w:spacing w:before="40" w:line="252" w:lineRule="auto"/>
              <w:jc w:val="center"/>
            </w:pPr>
            <w:r>
              <w:rPr>
                <w:sz w:val="16"/>
              </w:rPr>
              <w:t>&lt;0.001</w:t>
            </w:r>
          </w:p>
        </w:tc>
        <w:tc>
          <w:tcPr>
            <w:tcW w:w="2075" w:type="dxa"/>
            <w:shd w:val="clear" w:color="auto" w:fill="FFFFFF"/>
            <w:tcMar>
              <w:top w:w="80" w:type="dxa"/>
              <w:left w:w="80" w:type="dxa"/>
              <w:bottom w:w="80" w:type="dxa"/>
              <w:right w:w="80" w:type="dxa"/>
            </w:tcMar>
            <w:vAlign w:val="center"/>
          </w:tcPr>
          <w:p w14:paraId="2825789B" w14:textId="77777777" w:rsidR="00660A15" w:rsidRDefault="00953647">
            <w:pPr>
              <w:spacing w:before="40" w:line="252" w:lineRule="auto"/>
              <w:jc w:val="center"/>
            </w:pPr>
            <w:r>
              <w:rPr>
                <w:sz w:val="16"/>
              </w:rPr>
              <w:t>17.51</w:t>
            </w:r>
          </w:p>
        </w:tc>
      </w:tr>
      <w:tr w:rsidR="00660A15" w14:paraId="3330A430" w14:textId="77777777">
        <w:trPr>
          <w:cantSplit/>
          <w:jc w:val="center"/>
        </w:trPr>
        <w:tc>
          <w:tcPr>
            <w:tcW w:w="2075" w:type="dxa"/>
            <w:shd w:val="clear" w:color="auto" w:fill="FFFFFF"/>
            <w:tcMar>
              <w:top w:w="80" w:type="dxa"/>
              <w:left w:w="80" w:type="dxa"/>
              <w:bottom w:w="80" w:type="dxa"/>
              <w:right w:w="80" w:type="dxa"/>
            </w:tcMar>
            <w:vAlign w:val="center"/>
          </w:tcPr>
          <w:p w14:paraId="07B91009" w14:textId="77777777" w:rsidR="00660A15" w:rsidRDefault="00953647">
            <w:pPr>
              <w:spacing w:before="40" w:line="252" w:lineRule="auto"/>
              <w:jc w:val="left"/>
            </w:pPr>
            <w:r>
              <w:rPr>
                <w:sz w:val="16"/>
              </w:rPr>
              <w:t>DO 0.001%</w:t>
            </w:r>
          </w:p>
        </w:tc>
        <w:tc>
          <w:tcPr>
            <w:tcW w:w="2075" w:type="dxa"/>
            <w:shd w:val="clear" w:color="auto" w:fill="FFFFFF"/>
            <w:tcMar>
              <w:top w:w="80" w:type="dxa"/>
              <w:left w:w="80" w:type="dxa"/>
              <w:bottom w:w="80" w:type="dxa"/>
              <w:right w:w="80" w:type="dxa"/>
            </w:tcMar>
            <w:vAlign w:val="center"/>
          </w:tcPr>
          <w:p w14:paraId="61A8D2B4" w14:textId="77777777" w:rsidR="00660A15" w:rsidRDefault="00953647">
            <w:pPr>
              <w:spacing w:before="40" w:line="252" w:lineRule="auto"/>
              <w:jc w:val="center"/>
            </w:pPr>
            <w:r>
              <w:rPr>
                <w:sz w:val="16"/>
              </w:rPr>
              <w:t>0.505</w:t>
            </w:r>
          </w:p>
        </w:tc>
        <w:tc>
          <w:tcPr>
            <w:tcW w:w="2075" w:type="dxa"/>
            <w:shd w:val="clear" w:color="auto" w:fill="FFFFFF"/>
            <w:tcMar>
              <w:top w:w="80" w:type="dxa"/>
              <w:left w:w="80" w:type="dxa"/>
              <w:bottom w:w="80" w:type="dxa"/>
              <w:right w:w="80" w:type="dxa"/>
            </w:tcMar>
            <w:vAlign w:val="center"/>
          </w:tcPr>
          <w:p w14:paraId="24A82E64" w14:textId="77777777" w:rsidR="00660A15" w:rsidRDefault="00953647">
            <w:pPr>
              <w:spacing w:before="40" w:line="252" w:lineRule="auto"/>
              <w:jc w:val="center"/>
            </w:pPr>
            <w:r>
              <w:rPr>
                <w:sz w:val="16"/>
              </w:rPr>
              <w:t>0.010</w:t>
            </w:r>
          </w:p>
        </w:tc>
        <w:tc>
          <w:tcPr>
            <w:tcW w:w="2075" w:type="dxa"/>
            <w:shd w:val="clear" w:color="auto" w:fill="FFFFFF"/>
            <w:tcMar>
              <w:top w:w="80" w:type="dxa"/>
              <w:left w:w="80" w:type="dxa"/>
              <w:bottom w:w="80" w:type="dxa"/>
              <w:right w:w="80" w:type="dxa"/>
            </w:tcMar>
            <w:vAlign w:val="center"/>
          </w:tcPr>
          <w:p w14:paraId="6308747D" w14:textId="77777777" w:rsidR="00660A15" w:rsidRDefault="00953647">
            <w:pPr>
              <w:spacing w:before="40" w:line="252" w:lineRule="auto"/>
              <w:jc w:val="center"/>
            </w:pPr>
            <w:r>
              <w:rPr>
                <w:sz w:val="16"/>
              </w:rPr>
              <w:t>&lt;0.001</w:t>
            </w:r>
          </w:p>
        </w:tc>
        <w:tc>
          <w:tcPr>
            <w:tcW w:w="2075" w:type="dxa"/>
            <w:shd w:val="clear" w:color="auto" w:fill="FFFFFF"/>
            <w:tcMar>
              <w:top w:w="80" w:type="dxa"/>
              <w:left w:w="80" w:type="dxa"/>
              <w:bottom w:w="80" w:type="dxa"/>
              <w:right w:w="80" w:type="dxa"/>
            </w:tcMar>
            <w:vAlign w:val="center"/>
          </w:tcPr>
          <w:p w14:paraId="5669C829" w14:textId="77777777" w:rsidR="00660A15" w:rsidRDefault="00953647">
            <w:pPr>
              <w:spacing w:before="40" w:line="252" w:lineRule="auto"/>
              <w:jc w:val="center"/>
            </w:pPr>
            <w:r>
              <w:rPr>
                <w:sz w:val="16"/>
              </w:rPr>
              <w:t>14.69</w:t>
            </w:r>
          </w:p>
        </w:tc>
      </w:tr>
      <w:tr w:rsidR="00660A15" w14:paraId="4D42DBA1" w14:textId="77777777">
        <w:trPr>
          <w:cantSplit/>
          <w:jc w:val="center"/>
        </w:trPr>
        <w:tc>
          <w:tcPr>
            <w:tcW w:w="2075" w:type="dxa"/>
            <w:shd w:val="clear" w:color="auto" w:fill="FFFFFF"/>
            <w:tcMar>
              <w:top w:w="80" w:type="dxa"/>
              <w:left w:w="80" w:type="dxa"/>
              <w:bottom w:w="80" w:type="dxa"/>
              <w:right w:w="80" w:type="dxa"/>
            </w:tcMar>
            <w:vAlign w:val="center"/>
          </w:tcPr>
          <w:p w14:paraId="6C17905D" w14:textId="77777777" w:rsidR="00660A15" w:rsidRDefault="00953647">
            <w:pPr>
              <w:spacing w:before="40" w:line="252" w:lineRule="auto"/>
              <w:jc w:val="left"/>
            </w:pPr>
            <w:r>
              <w:rPr>
                <w:sz w:val="16"/>
              </w:rPr>
              <w:t>WTI</w:t>
            </w:r>
          </w:p>
        </w:tc>
        <w:tc>
          <w:tcPr>
            <w:tcW w:w="2075" w:type="dxa"/>
            <w:shd w:val="clear" w:color="auto" w:fill="FFFFFF"/>
            <w:tcMar>
              <w:top w:w="80" w:type="dxa"/>
              <w:left w:w="80" w:type="dxa"/>
              <w:bottom w:w="80" w:type="dxa"/>
              <w:right w:w="80" w:type="dxa"/>
            </w:tcMar>
            <w:vAlign w:val="center"/>
          </w:tcPr>
          <w:p w14:paraId="5F0A3233" w14:textId="77777777" w:rsidR="00660A15" w:rsidRDefault="00953647">
            <w:pPr>
              <w:spacing w:before="40" w:line="252" w:lineRule="auto"/>
              <w:jc w:val="center"/>
            </w:pPr>
            <w:r>
              <w:rPr>
                <w:sz w:val="16"/>
              </w:rPr>
              <w:t>0.033</w:t>
            </w:r>
          </w:p>
        </w:tc>
        <w:tc>
          <w:tcPr>
            <w:tcW w:w="2075" w:type="dxa"/>
            <w:shd w:val="clear" w:color="auto" w:fill="FFFFFF"/>
            <w:tcMar>
              <w:top w:w="80" w:type="dxa"/>
              <w:left w:w="80" w:type="dxa"/>
              <w:bottom w:w="80" w:type="dxa"/>
              <w:right w:w="80" w:type="dxa"/>
            </w:tcMar>
            <w:vAlign w:val="center"/>
          </w:tcPr>
          <w:p w14:paraId="2534B674" w14:textId="77777777" w:rsidR="00660A15" w:rsidRDefault="00953647">
            <w:pPr>
              <w:spacing w:before="40" w:line="252" w:lineRule="auto"/>
              <w:jc w:val="center"/>
            </w:pPr>
            <w:r>
              <w:rPr>
                <w:sz w:val="16"/>
              </w:rPr>
              <w:t>0.010</w:t>
            </w:r>
          </w:p>
        </w:tc>
        <w:tc>
          <w:tcPr>
            <w:tcW w:w="2075" w:type="dxa"/>
            <w:shd w:val="clear" w:color="auto" w:fill="FFFFFF"/>
            <w:tcMar>
              <w:top w:w="80" w:type="dxa"/>
              <w:left w:w="80" w:type="dxa"/>
              <w:bottom w:w="80" w:type="dxa"/>
              <w:right w:w="80" w:type="dxa"/>
            </w:tcMar>
            <w:vAlign w:val="center"/>
          </w:tcPr>
          <w:p w14:paraId="72485781" w14:textId="77777777" w:rsidR="00660A15" w:rsidRDefault="00953647">
            <w:pPr>
              <w:spacing w:before="40" w:line="252" w:lineRule="auto"/>
              <w:jc w:val="center"/>
            </w:pPr>
            <w:r>
              <w:rPr>
                <w:sz w:val="16"/>
              </w:rPr>
              <w:t>&lt;0.001</w:t>
            </w:r>
          </w:p>
        </w:tc>
        <w:tc>
          <w:tcPr>
            <w:tcW w:w="2075" w:type="dxa"/>
            <w:shd w:val="clear" w:color="auto" w:fill="FFFFFF"/>
            <w:tcMar>
              <w:top w:w="80" w:type="dxa"/>
              <w:left w:w="80" w:type="dxa"/>
              <w:bottom w:w="80" w:type="dxa"/>
              <w:right w:w="80" w:type="dxa"/>
            </w:tcMar>
            <w:vAlign w:val="center"/>
          </w:tcPr>
          <w:p w14:paraId="5C51E81F" w14:textId="77777777" w:rsidR="00660A15" w:rsidRDefault="00953647">
            <w:pPr>
              <w:spacing w:before="40" w:line="252" w:lineRule="auto"/>
              <w:jc w:val="center"/>
            </w:pPr>
            <w:r>
              <w:rPr>
                <w:sz w:val="16"/>
              </w:rPr>
              <w:t>213.35</w:t>
            </w:r>
          </w:p>
        </w:tc>
      </w:tr>
      <w:tr w:rsidR="00660A15" w14:paraId="5DD5441B" w14:textId="77777777">
        <w:trPr>
          <w:cantSplit/>
          <w:jc w:val="center"/>
        </w:trPr>
        <w:tc>
          <w:tcPr>
            <w:tcW w:w="2075" w:type="dxa"/>
            <w:shd w:val="clear" w:color="auto" w:fill="FFFFFF"/>
            <w:tcMar>
              <w:top w:w="80" w:type="dxa"/>
              <w:left w:w="80" w:type="dxa"/>
              <w:bottom w:w="80" w:type="dxa"/>
              <w:right w:w="80" w:type="dxa"/>
            </w:tcMar>
            <w:vAlign w:val="center"/>
          </w:tcPr>
          <w:p w14:paraId="18F09EAF" w14:textId="77777777" w:rsidR="00660A15" w:rsidRDefault="00953647">
            <w:pPr>
              <w:spacing w:before="40" w:line="252" w:lineRule="auto"/>
              <w:jc w:val="left"/>
            </w:pPr>
            <w:r>
              <w:rPr>
                <w:sz w:val="16"/>
              </w:rPr>
              <w:t>GPR</w:t>
            </w:r>
          </w:p>
        </w:tc>
        <w:tc>
          <w:tcPr>
            <w:tcW w:w="2075" w:type="dxa"/>
            <w:shd w:val="clear" w:color="auto" w:fill="FFFFFF"/>
            <w:tcMar>
              <w:top w:w="80" w:type="dxa"/>
              <w:left w:w="80" w:type="dxa"/>
              <w:bottom w:w="80" w:type="dxa"/>
              <w:right w:w="80" w:type="dxa"/>
            </w:tcMar>
            <w:vAlign w:val="center"/>
          </w:tcPr>
          <w:p w14:paraId="62046854" w14:textId="77777777" w:rsidR="00660A15" w:rsidRDefault="00953647">
            <w:pPr>
              <w:spacing w:before="40" w:line="252" w:lineRule="auto"/>
              <w:jc w:val="center"/>
            </w:pPr>
            <w:r>
              <w:rPr>
                <w:sz w:val="16"/>
              </w:rPr>
              <w:t>&lt;0.001</w:t>
            </w:r>
          </w:p>
        </w:tc>
        <w:tc>
          <w:tcPr>
            <w:tcW w:w="2075" w:type="dxa"/>
            <w:shd w:val="clear" w:color="auto" w:fill="FFFFFF"/>
            <w:tcMar>
              <w:top w:w="80" w:type="dxa"/>
              <w:left w:w="80" w:type="dxa"/>
              <w:bottom w:w="80" w:type="dxa"/>
              <w:right w:w="80" w:type="dxa"/>
            </w:tcMar>
            <w:vAlign w:val="center"/>
          </w:tcPr>
          <w:p w14:paraId="5E2346AA" w14:textId="77777777" w:rsidR="00660A15" w:rsidRDefault="00953647">
            <w:pPr>
              <w:spacing w:before="40" w:line="252" w:lineRule="auto"/>
              <w:jc w:val="center"/>
            </w:pPr>
            <w:r>
              <w:rPr>
                <w:sz w:val="16"/>
              </w:rPr>
              <w:t>0.010</w:t>
            </w:r>
          </w:p>
        </w:tc>
        <w:tc>
          <w:tcPr>
            <w:tcW w:w="2075" w:type="dxa"/>
            <w:shd w:val="clear" w:color="auto" w:fill="FFFFFF"/>
            <w:tcMar>
              <w:top w:w="80" w:type="dxa"/>
              <w:left w:w="80" w:type="dxa"/>
              <w:bottom w:w="80" w:type="dxa"/>
              <w:right w:w="80" w:type="dxa"/>
            </w:tcMar>
            <w:vAlign w:val="center"/>
          </w:tcPr>
          <w:p w14:paraId="0A5AD408" w14:textId="77777777" w:rsidR="00660A15" w:rsidRDefault="00953647">
            <w:pPr>
              <w:spacing w:before="40" w:line="252" w:lineRule="auto"/>
              <w:jc w:val="center"/>
            </w:pPr>
            <w:r>
              <w:rPr>
                <w:sz w:val="16"/>
              </w:rPr>
              <w:t>&lt;0.001</w:t>
            </w:r>
          </w:p>
        </w:tc>
        <w:tc>
          <w:tcPr>
            <w:tcW w:w="2075" w:type="dxa"/>
            <w:shd w:val="clear" w:color="auto" w:fill="FFFFFF"/>
            <w:tcMar>
              <w:top w:w="80" w:type="dxa"/>
              <w:left w:w="80" w:type="dxa"/>
              <w:bottom w:w="80" w:type="dxa"/>
              <w:right w:w="80" w:type="dxa"/>
            </w:tcMar>
            <w:vAlign w:val="center"/>
          </w:tcPr>
          <w:p w14:paraId="5984FC70" w14:textId="77777777" w:rsidR="00660A15" w:rsidRDefault="00953647">
            <w:pPr>
              <w:spacing w:before="40" w:line="252" w:lineRule="auto"/>
              <w:jc w:val="center"/>
            </w:pPr>
            <w:r>
              <w:rPr>
                <w:sz w:val="16"/>
              </w:rPr>
              <w:t>1.52</w:t>
            </w:r>
          </w:p>
        </w:tc>
      </w:tr>
      <w:tr w:rsidR="00660A15" w14:paraId="42ED6FEA" w14:textId="77777777">
        <w:trPr>
          <w:cantSplit/>
          <w:jc w:val="center"/>
        </w:trPr>
        <w:tc>
          <w:tcPr>
            <w:tcW w:w="2075" w:type="dxa"/>
            <w:shd w:val="clear" w:color="auto" w:fill="FFFFFF"/>
            <w:tcMar>
              <w:top w:w="80" w:type="dxa"/>
              <w:left w:w="80" w:type="dxa"/>
              <w:bottom w:w="80" w:type="dxa"/>
              <w:right w:w="80" w:type="dxa"/>
            </w:tcMar>
            <w:vAlign w:val="center"/>
          </w:tcPr>
          <w:p w14:paraId="59A29D78" w14:textId="77777777" w:rsidR="00660A15" w:rsidRDefault="00953647">
            <w:pPr>
              <w:spacing w:before="40" w:line="252" w:lineRule="auto"/>
              <w:jc w:val="left"/>
            </w:pPr>
            <w:r>
              <w:rPr>
                <w:sz w:val="16"/>
              </w:rPr>
              <w:t>DXY</w:t>
            </w:r>
          </w:p>
        </w:tc>
        <w:tc>
          <w:tcPr>
            <w:tcW w:w="2075" w:type="dxa"/>
            <w:shd w:val="clear" w:color="auto" w:fill="FFFFFF"/>
            <w:tcMar>
              <w:top w:w="80" w:type="dxa"/>
              <w:left w:w="80" w:type="dxa"/>
              <w:bottom w:w="80" w:type="dxa"/>
              <w:right w:w="80" w:type="dxa"/>
            </w:tcMar>
            <w:vAlign w:val="center"/>
          </w:tcPr>
          <w:p w14:paraId="4E7FE061" w14:textId="77777777" w:rsidR="00660A15" w:rsidRDefault="00953647">
            <w:pPr>
              <w:spacing w:before="40" w:line="252" w:lineRule="auto"/>
              <w:jc w:val="center"/>
            </w:pPr>
            <w:r>
              <w:rPr>
                <w:sz w:val="16"/>
              </w:rPr>
              <w:t>0.555</w:t>
            </w:r>
          </w:p>
        </w:tc>
        <w:tc>
          <w:tcPr>
            <w:tcW w:w="2075" w:type="dxa"/>
            <w:shd w:val="clear" w:color="auto" w:fill="FFFFFF"/>
            <w:tcMar>
              <w:top w:w="80" w:type="dxa"/>
              <w:left w:w="80" w:type="dxa"/>
              <w:bottom w:w="80" w:type="dxa"/>
              <w:right w:w="80" w:type="dxa"/>
            </w:tcMar>
            <w:vAlign w:val="center"/>
          </w:tcPr>
          <w:p w14:paraId="1ACFD6A3" w14:textId="77777777" w:rsidR="00660A15" w:rsidRDefault="00953647">
            <w:pPr>
              <w:spacing w:before="40" w:line="252" w:lineRule="auto"/>
              <w:jc w:val="center"/>
            </w:pPr>
            <w:r>
              <w:rPr>
                <w:sz w:val="16"/>
              </w:rPr>
              <w:t>0.010</w:t>
            </w:r>
          </w:p>
        </w:tc>
        <w:tc>
          <w:tcPr>
            <w:tcW w:w="2075" w:type="dxa"/>
            <w:shd w:val="clear" w:color="auto" w:fill="FFFFFF"/>
            <w:tcMar>
              <w:top w:w="80" w:type="dxa"/>
              <w:left w:w="80" w:type="dxa"/>
              <w:bottom w:w="80" w:type="dxa"/>
              <w:right w:w="80" w:type="dxa"/>
            </w:tcMar>
            <w:vAlign w:val="center"/>
          </w:tcPr>
          <w:p w14:paraId="3269E62F" w14:textId="77777777" w:rsidR="00660A15" w:rsidRDefault="00953647">
            <w:pPr>
              <w:spacing w:before="40" w:line="252" w:lineRule="auto"/>
              <w:jc w:val="center"/>
            </w:pPr>
            <w:r>
              <w:rPr>
                <w:sz w:val="16"/>
              </w:rPr>
              <w:t>&lt;0.001</w:t>
            </w:r>
          </w:p>
        </w:tc>
        <w:tc>
          <w:tcPr>
            <w:tcW w:w="2075" w:type="dxa"/>
            <w:shd w:val="clear" w:color="auto" w:fill="FFFFFF"/>
            <w:tcMar>
              <w:top w:w="80" w:type="dxa"/>
              <w:left w:w="80" w:type="dxa"/>
              <w:bottom w:w="80" w:type="dxa"/>
              <w:right w:w="80" w:type="dxa"/>
            </w:tcMar>
            <w:vAlign w:val="center"/>
          </w:tcPr>
          <w:p w14:paraId="23B0710B" w14:textId="77777777" w:rsidR="00660A15" w:rsidRDefault="00953647">
            <w:pPr>
              <w:spacing w:before="40" w:line="252" w:lineRule="auto"/>
              <w:jc w:val="center"/>
            </w:pPr>
            <w:r>
              <w:rPr>
                <w:sz w:val="16"/>
              </w:rPr>
              <w:t>4.38</w:t>
            </w:r>
          </w:p>
        </w:tc>
      </w:tr>
    </w:tbl>
    <w:p w14:paraId="29EB3156" w14:textId="77777777" w:rsidR="00660A15" w:rsidRDefault="00953647" w:rsidP="001A206C">
      <w:pPr>
        <w:pStyle w:val="Caption"/>
        <w:keepNext/>
        <w:spacing w:before="80" w:after="60" w:line="252" w:lineRule="auto"/>
      </w:pPr>
      <w:bookmarkStart w:id="70" w:name="tbl_2"/>
      <w:r>
        <w:rPr>
          <w:b/>
          <w:color w:val="000000"/>
          <w:sz w:val="17"/>
        </w:rPr>
        <w:t>Bảng 2.</w:t>
      </w:r>
      <w:r>
        <w:rPr>
          <w:color w:val="000000"/>
          <w:sz w:val="17"/>
        </w:rPr>
        <w:t xml:space="preserve"> Chẩn đoán thống kê rút gọn của các chuỗi chính.</w:t>
      </w:r>
      <w:bookmarkEnd w:id="70"/>
    </w:p>
    <w:p w14:paraId="3ED0751A" w14:textId="77777777" w:rsidR="00660A15" w:rsidRDefault="00953647">
      <w:r>
        <w:t>Cài đặt</w:t>
      </w:r>
      <w:r>
        <w:rPr>
          <w:lang w:val="vi-VN"/>
        </w:rPr>
        <w:t xml:space="preserve"> trong bài báo</w:t>
      </w:r>
      <w:r>
        <w:t xml:space="preserve"> sử dụng PyTorch 2.1/Python 3.10, AdamW (lr=10⁻³, weight decay=10⁻⁴), batch size 64, tối đa 100 epoch với early stopping 10. Các expert có hidden size 128, router MLP 64. Phần cứng: Xeon Silver 4216, 512 GB RAM, 4×Tesla T4 16 GB.</w:t>
      </w:r>
    </w:p>
    <w:p w14:paraId="5E293D83" w14:textId="77777777" w:rsidR="00660A15" w:rsidRPr="001A206C" w:rsidRDefault="00953647">
      <w:pPr>
        <w:pStyle w:val="H2x"/>
        <w:keepNext/>
        <w:spacing w:before="80" w:line="276" w:lineRule="auto"/>
        <w:rPr>
          <w:lang w:val="vi-VN"/>
        </w:rPr>
      </w:pPr>
      <w:r>
        <w:rPr>
          <w:color w:val="000000"/>
          <w:sz w:val="19"/>
        </w:rPr>
        <w:t>4.3. Baseline và chỉ số đánh giá</w:t>
      </w:r>
    </w:p>
    <w:p w14:paraId="6F29A6F9" w14:textId="77777777" w:rsidR="00660A15" w:rsidRDefault="00953647">
      <w:pPr>
        <w:spacing w:after="80" w:line="276" w:lineRule="auto"/>
      </w:pPr>
      <w:r>
        <w:t>Các baseline dùng</w:t>
      </w:r>
      <w:r>
        <w:rPr>
          <w:lang w:val="vi-VN"/>
        </w:rPr>
        <w:t xml:space="preserve"> để so sánh</w:t>
      </w:r>
      <w:r>
        <w:t xml:space="preserve"> </w:t>
      </w:r>
      <w:del w:id="71" w:author="Claude" w:date="2026-08-30T00:00:00Z">
        <w:r>
          <w:rPr>
            <w:color w:val="FF0000"/>
          </w:rPr>
          <w:delText>gồm 6 mô hình đại diện tiêu biểu:</w:delText>
        </w:r>
      </w:del>
      <w:ins w:id="72" w:author="Claude" w:date="2026-08-30T00:00:00Z">
        <w:r>
          <w:t>gồm 6 mô hình đại diện:</w:t>
        </w:r>
      </w:ins>
      <w:r>
        <w:t xml:space="preserve">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Chronos </w:t>
      </w:r>
      <w:hyperlink w:anchor="ref_16" w:history="1">
        <w:r>
          <w:rPr>
            <w:color w:val="1A56DB"/>
          </w:rPr>
          <w:t>[16]</w:t>
        </w:r>
      </w:hyperlink>
      <w:r>
        <w:t xml:space="preserve"> và BiMamba. Các mô hình dùng chung lookback </w:t>
      </w:r>
      <m:oMath>
        <m:r>
          <w:rPr>
            <w:rFonts w:ascii="Cambria Math" w:hAnsi="Cambria Math"/>
          </w:rPr>
          <m:t>L = 30</m:t>
        </m:r>
      </m:oMath>
      <w:r>
        <w:t xml:space="preserve">, quy tắc trễ dữ liệu và giao thức walk-forward expanding. Các chỉ số đánh giá điểm gồm MAE, RMSE, MAPE (%) và 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Độ chính xác xu hướng được tính theo </w:t>
      </w:r>
      <m:oMath>
        <m:r>
          <w:rPr>
            <w:rFonts w:ascii="Cambria Math" w:hAnsi="Cambria Math"/>
          </w:rPr>
          <m:t xml:space="preserve">DA = </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N</m:t>
            </m:r>
          </m:sup>
        </m:sSubSup>
        <m:r>
          <m:rPr>
            <m:scr m:val="double-struck"/>
          </m:rPr>
          <w:rPr>
            <w:rFonts w:ascii="Cambria Math" w:hAnsi="Cambria Math"/>
          </w:rPr>
          <m:t xml:space="preserve"> I[</m:t>
        </m:r>
        <m:r>
          <w:rPr>
            <w:rFonts w:ascii="Cambria Math" w:hAnsi="Cambria Math"/>
          </w:rPr>
          <m:t>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 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t>. Đánh giá phân phối xác suất sử dụng hệ số bao phủ PICP và độ rộng dải chuẩn hóa PINAW.</w:t>
      </w:r>
    </w:p>
    <w:p w14:paraId="2BF79D3D" w14:textId="77777777" w:rsidR="00660A15" w:rsidRDefault="00953647">
      <w:pPr>
        <w:pStyle w:val="H1x"/>
        <w:keepNext/>
        <w:spacing w:before="120" w:line="276" w:lineRule="auto"/>
      </w:pPr>
      <w:r>
        <w:rPr>
          <w:color w:val="000000"/>
          <w:sz w:val="20"/>
        </w:rPr>
        <w:t>5. KẾT QUẢ VÀ THẢO LUẬN</w:t>
      </w:r>
    </w:p>
    <w:p w14:paraId="5557ED86" w14:textId="77777777" w:rsidR="00660A15" w:rsidRDefault="00953647">
      <w:pPr>
        <w:pStyle w:val="H2x"/>
        <w:keepNext/>
        <w:spacing w:before="80" w:line="276" w:lineRule="auto"/>
      </w:pPr>
      <w:r>
        <w:rPr>
          <w:color w:val="000000"/>
          <w:sz w:val="19"/>
        </w:rPr>
        <w:t>5.1. Hiệu năng điểm đa horizon</w:t>
      </w:r>
    </w:p>
    <w:p w14:paraId="294008A5" w14:textId="77777777" w:rsidR="00660A15" w:rsidRDefault="009F4711">
      <w:pPr>
        <w:spacing w:after="80" w:line="276" w:lineRule="auto"/>
      </w:pPr>
      <w:hyperlink w:anchor="fig_2" w:history="1">
        <w:r w:rsidR="00953647">
          <w:rPr>
            <w:color w:val="1A56DB"/>
          </w:rPr>
          <w:t>Hình 2</w:t>
        </w:r>
      </w:hyperlink>
      <w:r w:rsidR="00953647">
        <w:t xml:space="preserve"> cùng </w:t>
      </w:r>
      <w:hyperlink w:anchor="tbl_3" w:history="1">
        <w:r w:rsidR="00953647">
          <w:rPr>
            <w:color w:val="1A56DB"/>
          </w:rPr>
          <w:t>Bảng 3</w:t>
        </w:r>
      </w:hyperlink>
      <w:r w:rsidR="00953647">
        <w:t xml:space="preserve"> và </w:t>
      </w:r>
      <w:hyperlink w:anchor="tbl_4" w:history="1">
        <w:r w:rsidR="00953647">
          <w:rPr>
            <w:color w:val="1A56DB"/>
          </w:rPr>
          <w:t>Bảng 4</w:t>
        </w:r>
      </w:hyperlink>
      <w:r w:rsidR="00953647">
        <w:t xml:space="preserve"> cho thấy GUMNetHet duy trì MAE thấp hơn nhóm baseline được báo cáo ở cả hai sản phẩm trên toàn bộ các horizon, </w:t>
      </w:r>
      <w:del w:id="73" w:author="Claude" w:date="2026-08-30T00:00:00Z">
        <w:r w:rsidR="00953647">
          <w:rPr>
            <w:color w:val="FF0000"/>
          </w:rPr>
          <w:delText>đặc biệt vượt trội ở H20–H60 trong bối cảnh</w:delText>
        </w:r>
      </w:del>
      <w:ins w:id="74" w:author="Claude" w:date="2026-08-30T00:00:00Z">
        <w:r w:rsidR="00953647">
          <w:t>với khoảng cách lớn hơn ở H20–H60 trong bối cảnh</w:t>
        </w:r>
      </w:ins>
      <w:r w:rsidR="00953647">
        <w:t xml:space="preserve"> tập test trải qua biên độ dao động giá lên tới +142,4% (MG95) và +285,8% (DO). Ở H60, MAE của xăng là 4,847 so với 6,933 của baseline tốt nhất (giảm </w:t>
      </w:r>
      <w:r w:rsidR="00953647">
        <w:lastRenderedPageBreak/>
        <w:t xml:space="preserve">30,1%); với dầu là 7,066 so với 9,167 (giảm 22,9%). Tuy nhiên,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953647">
        <w:t xml:space="preserve"> tại H60 giảm còn 0,155 (xăng) và −0,007 (dầu), vì vậy kết quả dài hạn nên được hiểu là ổn định sai số mức giá tốt hơn baseline trong môi trường biến động mạnh, </w:t>
      </w:r>
      <w:del w:id="75" w:author="Claude" w:date="2026-08-30T00:00:00Z">
        <w:r w:rsidR="00953647">
          <w:rPr>
            <w:color w:val="FF0000"/>
          </w:rPr>
          <w:delText>không phải dự báo quỹ đạo dài hạn hoàn hảo</w:delText>
        </w:r>
      </w:del>
      <w:ins w:id="76" w:author="Claude" w:date="2026-08-30T00:00:00Z">
        <w:r w:rsidR="00953647">
          <w:t>không phải dự báo quỹ đạo dài hạn đáng tin cậy</w:t>
        </w:r>
      </w:ins>
      <w:r w:rsidR="00953647">
        <w:t>.</w:t>
      </w:r>
    </w:p>
    <w:p w14:paraId="1898690D" w14:textId="77777777" w:rsidR="00660A15" w:rsidRDefault="00953647">
      <w:pPr>
        <w:spacing w:after="20"/>
        <w:jc w:val="center"/>
      </w:pPr>
      <w:r>
        <w:rPr>
          <w:noProof/>
        </w:rPr>
        <w:drawing>
          <wp:inline distT="0" distB="0" distL="0" distR="0" wp14:anchorId="54BCDDCA" wp14:editId="6C9572B6">
            <wp:extent cx="6336000" cy="4026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336000" cy="4026989"/>
                    </a:xfrm>
                    <a:prstGeom prst="rect">
                      <a:avLst/>
                    </a:prstGeom>
                  </pic:spPr>
                </pic:pic>
              </a:graphicData>
            </a:graphic>
          </wp:inline>
        </w:drawing>
      </w:r>
    </w:p>
    <w:p w14:paraId="2A02D9A9" w14:textId="77777777" w:rsidR="00660A15" w:rsidRDefault="00953647">
      <w:pPr>
        <w:pStyle w:val="Caption"/>
        <w:keepNext/>
        <w:spacing w:before="80" w:after="60" w:line="252" w:lineRule="auto"/>
        <w:jc w:val="left"/>
      </w:pPr>
      <w:bookmarkStart w:id="77" w:name="fig_2"/>
      <w:r>
        <w:rPr>
          <w:b/>
          <w:color w:val="000000"/>
          <w:sz w:val="17"/>
        </w:rPr>
        <w:t>Hình 2.</w:t>
      </w:r>
      <w:r>
        <w:rPr>
          <w:color w:val="000000"/>
          <w:sz w:val="17"/>
        </w:rPr>
        <w:t xml:space="preserve"> Đường cong MAE và R² qua bảy horizon cho MG95 và DO 0.001% (Seed=42).</w:t>
      </w:r>
      <w:bookmarkEnd w:id="77"/>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449"/>
        <w:gridCol w:w="1449"/>
        <w:gridCol w:w="1450"/>
        <w:gridCol w:w="1450"/>
        <w:gridCol w:w="1450"/>
        <w:gridCol w:w="1450"/>
        <w:gridCol w:w="1450"/>
      </w:tblGrid>
      <w:tr w:rsidR="00660A15" w14:paraId="65099638" w14:textId="77777777">
        <w:trPr>
          <w:cantSplit/>
          <w:tblHeader/>
          <w:jc w:val="center"/>
        </w:trPr>
        <w:tc>
          <w:tcPr>
            <w:tcW w:w="1450" w:type="dxa"/>
            <w:shd w:val="clear" w:color="auto" w:fill="FFFFFF"/>
            <w:tcMar>
              <w:top w:w="80" w:type="dxa"/>
              <w:left w:w="80" w:type="dxa"/>
              <w:bottom w:w="80" w:type="dxa"/>
              <w:right w:w="80" w:type="dxa"/>
            </w:tcMar>
            <w:vAlign w:val="center"/>
          </w:tcPr>
          <w:p w14:paraId="4A64FC3D" w14:textId="77777777" w:rsidR="00660A15" w:rsidRDefault="00953647">
            <w:pPr>
              <w:spacing w:before="40" w:line="252" w:lineRule="auto"/>
              <w:jc w:val="center"/>
            </w:pPr>
            <w:r>
              <w:rPr>
                <w:b/>
                <w:sz w:val="16"/>
              </w:rPr>
              <w:t>H</w:t>
            </w:r>
          </w:p>
        </w:tc>
        <w:tc>
          <w:tcPr>
            <w:tcW w:w="1450" w:type="dxa"/>
            <w:shd w:val="clear" w:color="auto" w:fill="FFFFFF"/>
            <w:tcMar>
              <w:top w:w="80" w:type="dxa"/>
              <w:left w:w="80" w:type="dxa"/>
              <w:bottom w:w="80" w:type="dxa"/>
              <w:right w:w="80" w:type="dxa"/>
            </w:tcMar>
            <w:vAlign w:val="center"/>
          </w:tcPr>
          <w:p w14:paraId="1F2D93D1" w14:textId="77777777" w:rsidR="00660A15" w:rsidRDefault="00953647">
            <w:pPr>
              <w:spacing w:before="40" w:line="252" w:lineRule="auto"/>
              <w:jc w:val="left"/>
            </w:pPr>
            <w:r>
              <w:rPr>
                <w:b/>
                <w:sz w:val="16"/>
              </w:rPr>
              <w:t>Mô hình</w:t>
            </w:r>
          </w:p>
        </w:tc>
        <w:tc>
          <w:tcPr>
            <w:tcW w:w="1450" w:type="dxa"/>
            <w:shd w:val="clear" w:color="auto" w:fill="FFFFFF"/>
            <w:tcMar>
              <w:top w:w="80" w:type="dxa"/>
              <w:left w:w="80" w:type="dxa"/>
              <w:bottom w:w="80" w:type="dxa"/>
              <w:right w:w="80" w:type="dxa"/>
            </w:tcMar>
            <w:vAlign w:val="center"/>
          </w:tcPr>
          <w:p w14:paraId="328C82BB" w14:textId="77777777" w:rsidR="00660A15" w:rsidRDefault="00953647">
            <w:pPr>
              <w:spacing w:before="40" w:line="252" w:lineRule="auto"/>
              <w:jc w:val="center"/>
            </w:pPr>
            <w:r>
              <w:rPr>
                <w:b/>
                <w:sz w:val="16"/>
              </w:rPr>
              <w:t>MAE</w:t>
            </w:r>
          </w:p>
        </w:tc>
        <w:tc>
          <w:tcPr>
            <w:tcW w:w="1450" w:type="dxa"/>
            <w:shd w:val="clear" w:color="auto" w:fill="FFFFFF"/>
            <w:tcMar>
              <w:top w:w="80" w:type="dxa"/>
              <w:left w:w="80" w:type="dxa"/>
              <w:bottom w:w="80" w:type="dxa"/>
              <w:right w:w="80" w:type="dxa"/>
            </w:tcMar>
            <w:vAlign w:val="center"/>
          </w:tcPr>
          <w:p w14:paraId="5380168D" w14:textId="77777777" w:rsidR="00660A15" w:rsidRDefault="00953647">
            <w:pPr>
              <w:spacing w:before="40" w:line="252" w:lineRule="auto"/>
              <w:jc w:val="center"/>
            </w:pPr>
            <w:r>
              <w:rPr>
                <w:b/>
                <w:sz w:val="16"/>
              </w:rPr>
              <w:t>RMSE</w:t>
            </w:r>
          </w:p>
        </w:tc>
        <w:tc>
          <w:tcPr>
            <w:tcW w:w="1450" w:type="dxa"/>
            <w:shd w:val="clear" w:color="auto" w:fill="FFFFFF"/>
            <w:tcMar>
              <w:top w:w="80" w:type="dxa"/>
              <w:left w:w="80" w:type="dxa"/>
              <w:bottom w:w="80" w:type="dxa"/>
              <w:right w:w="80" w:type="dxa"/>
            </w:tcMar>
            <w:vAlign w:val="center"/>
          </w:tcPr>
          <w:p w14:paraId="73EDF829" w14:textId="77777777" w:rsidR="00660A15" w:rsidRDefault="00953647">
            <w:pPr>
              <w:spacing w:before="40" w:line="252" w:lineRule="auto"/>
              <w:jc w:val="center"/>
            </w:pPr>
            <w:r>
              <w:rPr>
                <w:b/>
                <w:sz w:val="16"/>
              </w:rPr>
              <w:t>MAPE (%)</w:t>
            </w:r>
          </w:p>
        </w:tc>
        <w:tc>
          <w:tcPr>
            <w:tcW w:w="1450" w:type="dxa"/>
            <w:shd w:val="clear" w:color="auto" w:fill="FFFFFF"/>
            <w:tcMar>
              <w:top w:w="80" w:type="dxa"/>
              <w:left w:w="80" w:type="dxa"/>
              <w:bottom w:w="80" w:type="dxa"/>
              <w:right w:w="80" w:type="dxa"/>
            </w:tcMar>
            <w:vAlign w:val="center"/>
          </w:tcPr>
          <w:p w14:paraId="0B562E0A" w14:textId="77777777" w:rsidR="00660A15" w:rsidRDefault="00953647">
            <w:pPr>
              <w:spacing w:before="40" w:line="252" w:lineRule="auto"/>
              <w:jc w:val="center"/>
            </w:pPr>
            <w:r>
              <w:rPr>
                <w:b/>
                <w:sz w:val="16"/>
              </w:rPr>
              <w:t>R²</w:t>
            </w:r>
          </w:p>
        </w:tc>
        <w:tc>
          <w:tcPr>
            <w:tcW w:w="1450" w:type="dxa"/>
            <w:shd w:val="clear" w:color="auto" w:fill="FFFFFF"/>
            <w:tcMar>
              <w:top w:w="80" w:type="dxa"/>
              <w:left w:w="80" w:type="dxa"/>
              <w:bottom w:w="80" w:type="dxa"/>
              <w:right w:w="80" w:type="dxa"/>
            </w:tcMar>
            <w:vAlign w:val="center"/>
          </w:tcPr>
          <w:p w14:paraId="0430F3E7" w14:textId="77777777" w:rsidR="00660A15" w:rsidRDefault="00953647">
            <w:pPr>
              <w:spacing w:before="40" w:line="252" w:lineRule="auto"/>
              <w:jc w:val="center"/>
            </w:pPr>
            <w:r>
              <w:rPr>
                <w:b/>
                <w:sz w:val="16"/>
              </w:rPr>
              <w:t>DA (%)</w:t>
            </w:r>
          </w:p>
        </w:tc>
      </w:tr>
      <w:tr w:rsidR="00660A15" w14:paraId="687056E7" w14:textId="77777777">
        <w:trPr>
          <w:cantSplit/>
          <w:jc w:val="center"/>
        </w:trPr>
        <w:tc>
          <w:tcPr>
            <w:tcW w:w="1450" w:type="dxa"/>
            <w:shd w:val="clear" w:color="auto" w:fill="FFFFFF"/>
            <w:tcMar>
              <w:top w:w="80" w:type="dxa"/>
              <w:left w:w="80" w:type="dxa"/>
              <w:bottom w:w="80" w:type="dxa"/>
              <w:right w:w="80" w:type="dxa"/>
            </w:tcMar>
            <w:vAlign w:val="center"/>
          </w:tcPr>
          <w:p w14:paraId="3BD4D01D"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6E40C658"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460607B1" w14:textId="77777777" w:rsidR="00660A15" w:rsidRDefault="00953647">
            <w:pPr>
              <w:spacing w:before="40" w:line="252" w:lineRule="auto"/>
              <w:jc w:val="center"/>
            </w:pPr>
            <w:r>
              <w:rPr>
                <w:sz w:val="16"/>
              </w:rPr>
              <w:t>2.7921</w:t>
            </w:r>
          </w:p>
        </w:tc>
        <w:tc>
          <w:tcPr>
            <w:tcW w:w="1450" w:type="dxa"/>
            <w:shd w:val="clear" w:color="auto" w:fill="FFFFFF"/>
            <w:tcMar>
              <w:top w:w="80" w:type="dxa"/>
              <w:left w:w="80" w:type="dxa"/>
              <w:bottom w:w="80" w:type="dxa"/>
              <w:right w:w="80" w:type="dxa"/>
            </w:tcMar>
            <w:vAlign w:val="center"/>
          </w:tcPr>
          <w:p w14:paraId="7061F687" w14:textId="77777777" w:rsidR="00660A15" w:rsidRDefault="00953647">
            <w:pPr>
              <w:spacing w:before="40" w:line="252" w:lineRule="auto"/>
              <w:jc w:val="center"/>
            </w:pPr>
            <w:r>
              <w:rPr>
                <w:sz w:val="16"/>
              </w:rPr>
              <w:t>5.0249</w:t>
            </w:r>
          </w:p>
        </w:tc>
        <w:tc>
          <w:tcPr>
            <w:tcW w:w="1450" w:type="dxa"/>
            <w:shd w:val="clear" w:color="auto" w:fill="FFFFFF"/>
            <w:tcMar>
              <w:top w:w="80" w:type="dxa"/>
              <w:left w:w="80" w:type="dxa"/>
              <w:bottom w:w="80" w:type="dxa"/>
              <w:right w:w="80" w:type="dxa"/>
            </w:tcMar>
            <w:vAlign w:val="center"/>
          </w:tcPr>
          <w:p w14:paraId="793B8217" w14:textId="77777777" w:rsidR="00660A15" w:rsidRDefault="00953647">
            <w:pPr>
              <w:spacing w:before="40" w:line="252" w:lineRule="auto"/>
              <w:jc w:val="center"/>
            </w:pPr>
            <w:r>
              <w:rPr>
                <w:sz w:val="16"/>
              </w:rPr>
              <w:t>2.45</w:t>
            </w:r>
          </w:p>
        </w:tc>
        <w:tc>
          <w:tcPr>
            <w:tcW w:w="1450" w:type="dxa"/>
            <w:shd w:val="clear" w:color="auto" w:fill="FFFFFF"/>
            <w:tcMar>
              <w:top w:w="80" w:type="dxa"/>
              <w:left w:w="80" w:type="dxa"/>
              <w:bottom w:w="80" w:type="dxa"/>
              <w:right w:w="80" w:type="dxa"/>
            </w:tcMar>
            <w:vAlign w:val="center"/>
          </w:tcPr>
          <w:p w14:paraId="7AFA9FAB" w14:textId="77777777" w:rsidR="00660A15" w:rsidRDefault="00953647">
            <w:pPr>
              <w:spacing w:before="40" w:line="252" w:lineRule="auto"/>
              <w:jc w:val="center"/>
            </w:pPr>
            <w:r>
              <w:rPr>
                <w:sz w:val="16"/>
              </w:rPr>
              <w:t>0.9727</w:t>
            </w:r>
          </w:p>
        </w:tc>
        <w:tc>
          <w:tcPr>
            <w:tcW w:w="1450" w:type="dxa"/>
            <w:shd w:val="clear" w:color="auto" w:fill="FFFFFF"/>
            <w:tcMar>
              <w:top w:w="80" w:type="dxa"/>
              <w:left w:w="80" w:type="dxa"/>
              <w:bottom w:w="80" w:type="dxa"/>
              <w:right w:w="80" w:type="dxa"/>
            </w:tcMar>
            <w:vAlign w:val="center"/>
          </w:tcPr>
          <w:p w14:paraId="7BCC51F0" w14:textId="77777777" w:rsidR="00660A15" w:rsidRDefault="00953647">
            <w:pPr>
              <w:spacing w:before="40" w:line="252" w:lineRule="auto"/>
              <w:jc w:val="center"/>
            </w:pPr>
            <w:r>
              <w:rPr>
                <w:sz w:val="16"/>
              </w:rPr>
              <w:t>91.46</w:t>
            </w:r>
          </w:p>
        </w:tc>
      </w:tr>
      <w:tr w:rsidR="00660A15" w14:paraId="1DF060A2" w14:textId="77777777">
        <w:trPr>
          <w:cantSplit/>
          <w:jc w:val="center"/>
        </w:trPr>
        <w:tc>
          <w:tcPr>
            <w:tcW w:w="1450" w:type="dxa"/>
            <w:shd w:val="clear" w:color="auto" w:fill="FFFFFF"/>
            <w:tcMar>
              <w:top w:w="80" w:type="dxa"/>
              <w:left w:w="80" w:type="dxa"/>
              <w:bottom w:w="80" w:type="dxa"/>
              <w:right w:w="80" w:type="dxa"/>
            </w:tcMar>
            <w:vAlign w:val="center"/>
          </w:tcPr>
          <w:p w14:paraId="38C2B95B"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214D9EF1"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39D756F2" w14:textId="77777777" w:rsidR="00660A15" w:rsidRDefault="00953647">
            <w:pPr>
              <w:spacing w:before="40" w:line="252" w:lineRule="auto"/>
              <w:jc w:val="center"/>
            </w:pPr>
            <w:r>
              <w:rPr>
                <w:sz w:val="16"/>
              </w:rPr>
              <w:t>2.8834</w:t>
            </w:r>
          </w:p>
        </w:tc>
        <w:tc>
          <w:tcPr>
            <w:tcW w:w="1450" w:type="dxa"/>
            <w:shd w:val="clear" w:color="auto" w:fill="FFFFFF"/>
            <w:tcMar>
              <w:top w:w="80" w:type="dxa"/>
              <w:left w:w="80" w:type="dxa"/>
              <w:bottom w:w="80" w:type="dxa"/>
              <w:right w:w="80" w:type="dxa"/>
            </w:tcMar>
            <w:vAlign w:val="center"/>
          </w:tcPr>
          <w:p w14:paraId="152F6220" w14:textId="77777777" w:rsidR="00660A15" w:rsidRDefault="00953647">
            <w:pPr>
              <w:spacing w:before="40" w:line="252" w:lineRule="auto"/>
              <w:jc w:val="center"/>
            </w:pPr>
            <w:r>
              <w:rPr>
                <w:sz w:val="16"/>
              </w:rPr>
              <w:t>5.1146</w:t>
            </w:r>
          </w:p>
        </w:tc>
        <w:tc>
          <w:tcPr>
            <w:tcW w:w="1450" w:type="dxa"/>
            <w:shd w:val="clear" w:color="auto" w:fill="FFFFFF"/>
            <w:tcMar>
              <w:top w:w="80" w:type="dxa"/>
              <w:left w:w="80" w:type="dxa"/>
              <w:bottom w:w="80" w:type="dxa"/>
              <w:right w:w="80" w:type="dxa"/>
            </w:tcMar>
            <w:vAlign w:val="center"/>
          </w:tcPr>
          <w:p w14:paraId="55D421CB" w14:textId="77777777" w:rsidR="00660A15" w:rsidRDefault="00953647">
            <w:pPr>
              <w:spacing w:before="40" w:line="252" w:lineRule="auto"/>
              <w:jc w:val="center"/>
            </w:pPr>
            <w:r>
              <w:rPr>
                <w:sz w:val="16"/>
              </w:rPr>
              <w:t>2.53</w:t>
            </w:r>
          </w:p>
        </w:tc>
        <w:tc>
          <w:tcPr>
            <w:tcW w:w="1450" w:type="dxa"/>
            <w:shd w:val="clear" w:color="auto" w:fill="FFFFFF"/>
            <w:tcMar>
              <w:top w:w="80" w:type="dxa"/>
              <w:left w:w="80" w:type="dxa"/>
              <w:bottom w:w="80" w:type="dxa"/>
              <w:right w:w="80" w:type="dxa"/>
            </w:tcMar>
            <w:vAlign w:val="center"/>
          </w:tcPr>
          <w:p w14:paraId="46213D1E" w14:textId="77777777" w:rsidR="00660A15" w:rsidRDefault="00953647">
            <w:pPr>
              <w:spacing w:before="40" w:line="252" w:lineRule="auto"/>
              <w:jc w:val="center"/>
            </w:pPr>
            <w:r>
              <w:rPr>
                <w:sz w:val="16"/>
              </w:rPr>
              <w:t>0.9718</w:t>
            </w:r>
          </w:p>
        </w:tc>
        <w:tc>
          <w:tcPr>
            <w:tcW w:w="1450" w:type="dxa"/>
            <w:shd w:val="clear" w:color="auto" w:fill="FFFFFF"/>
            <w:tcMar>
              <w:top w:w="80" w:type="dxa"/>
              <w:left w:w="80" w:type="dxa"/>
              <w:bottom w:w="80" w:type="dxa"/>
              <w:right w:w="80" w:type="dxa"/>
            </w:tcMar>
            <w:vAlign w:val="center"/>
          </w:tcPr>
          <w:p w14:paraId="04326F9C" w14:textId="77777777" w:rsidR="00660A15" w:rsidRDefault="00953647">
            <w:pPr>
              <w:spacing w:before="40" w:line="252" w:lineRule="auto"/>
              <w:jc w:val="center"/>
            </w:pPr>
            <w:r>
              <w:rPr>
                <w:sz w:val="16"/>
              </w:rPr>
              <w:t>61.11</w:t>
            </w:r>
          </w:p>
        </w:tc>
      </w:tr>
      <w:tr w:rsidR="00660A15" w14:paraId="47E79AFD" w14:textId="77777777">
        <w:trPr>
          <w:cantSplit/>
          <w:jc w:val="center"/>
        </w:trPr>
        <w:tc>
          <w:tcPr>
            <w:tcW w:w="1450" w:type="dxa"/>
            <w:shd w:val="clear" w:color="auto" w:fill="FFFFFF"/>
            <w:tcMar>
              <w:top w:w="80" w:type="dxa"/>
              <w:left w:w="80" w:type="dxa"/>
              <w:bottom w:w="80" w:type="dxa"/>
              <w:right w:w="80" w:type="dxa"/>
            </w:tcMar>
            <w:vAlign w:val="center"/>
          </w:tcPr>
          <w:p w14:paraId="29B7D9BB"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0D289B3A"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69D7ADB3" w14:textId="77777777" w:rsidR="00660A15" w:rsidRDefault="00953647">
            <w:pPr>
              <w:spacing w:before="40" w:line="252" w:lineRule="auto"/>
              <w:jc w:val="center"/>
            </w:pPr>
            <w:r>
              <w:rPr>
                <w:sz w:val="16"/>
              </w:rPr>
              <w:t>2.9809</w:t>
            </w:r>
          </w:p>
        </w:tc>
        <w:tc>
          <w:tcPr>
            <w:tcW w:w="1450" w:type="dxa"/>
            <w:shd w:val="clear" w:color="auto" w:fill="FFFFFF"/>
            <w:tcMar>
              <w:top w:w="80" w:type="dxa"/>
              <w:left w:w="80" w:type="dxa"/>
              <w:bottom w:w="80" w:type="dxa"/>
              <w:right w:w="80" w:type="dxa"/>
            </w:tcMar>
            <w:vAlign w:val="center"/>
          </w:tcPr>
          <w:p w14:paraId="122F9D9F" w14:textId="77777777" w:rsidR="00660A15" w:rsidRDefault="00953647">
            <w:pPr>
              <w:spacing w:before="40" w:line="252" w:lineRule="auto"/>
              <w:jc w:val="center"/>
            </w:pPr>
            <w:r>
              <w:rPr>
                <w:sz w:val="16"/>
              </w:rPr>
              <w:t>5.3918</w:t>
            </w:r>
          </w:p>
        </w:tc>
        <w:tc>
          <w:tcPr>
            <w:tcW w:w="1450" w:type="dxa"/>
            <w:shd w:val="clear" w:color="auto" w:fill="FFFFFF"/>
            <w:tcMar>
              <w:top w:w="80" w:type="dxa"/>
              <w:left w:w="80" w:type="dxa"/>
              <w:bottom w:w="80" w:type="dxa"/>
              <w:right w:w="80" w:type="dxa"/>
            </w:tcMar>
            <w:vAlign w:val="center"/>
          </w:tcPr>
          <w:p w14:paraId="47BE9E53" w14:textId="77777777" w:rsidR="00660A15" w:rsidRDefault="00953647">
            <w:pPr>
              <w:spacing w:before="40" w:line="252" w:lineRule="auto"/>
              <w:jc w:val="center"/>
            </w:pPr>
            <w:r>
              <w:rPr>
                <w:sz w:val="16"/>
              </w:rPr>
              <w:t>2.61</w:t>
            </w:r>
          </w:p>
        </w:tc>
        <w:tc>
          <w:tcPr>
            <w:tcW w:w="1450" w:type="dxa"/>
            <w:shd w:val="clear" w:color="auto" w:fill="FFFFFF"/>
            <w:tcMar>
              <w:top w:w="80" w:type="dxa"/>
              <w:left w:w="80" w:type="dxa"/>
              <w:bottom w:w="80" w:type="dxa"/>
              <w:right w:w="80" w:type="dxa"/>
            </w:tcMar>
            <w:vAlign w:val="center"/>
          </w:tcPr>
          <w:p w14:paraId="76CCAD84" w14:textId="77777777" w:rsidR="00660A15" w:rsidRDefault="00953647">
            <w:pPr>
              <w:spacing w:before="40" w:line="252" w:lineRule="auto"/>
              <w:jc w:val="center"/>
            </w:pPr>
            <w:r>
              <w:rPr>
                <w:sz w:val="16"/>
              </w:rPr>
              <w:t>0.9686</w:t>
            </w:r>
          </w:p>
        </w:tc>
        <w:tc>
          <w:tcPr>
            <w:tcW w:w="1450" w:type="dxa"/>
            <w:shd w:val="clear" w:color="auto" w:fill="FFFFFF"/>
            <w:tcMar>
              <w:top w:w="80" w:type="dxa"/>
              <w:left w:w="80" w:type="dxa"/>
              <w:bottom w:w="80" w:type="dxa"/>
              <w:right w:w="80" w:type="dxa"/>
            </w:tcMar>
            <w:vAlign w:val="center"/>
          </w:tcPr>
          <w:p w14:paraId="25299937" w14:textId="77777777" w:rsidR="00660A15" w:rsidRDefault="00953647">
            <w:pPr>
              <w:spacing w:before="40" w:line="252" w:lineRule="auto"/>
              <w:jc w:val="center"/>
            </w:pPr>
            <w:r>
              <w:rPr>
                <w:sz w:val="16"/>
              </w:rPr>
              <w:t>57.07</w:t>
            </w:r>
          </w:p>
        </w:tc>
      </w:tr>
      <w:tr w:rsidR="00660A15" w14:paraId="008050D1" w14:textId="77777777">
        <w:trPr>
          <w:cantSplit/>
          <w:jc w:val="center"/>
        </w:trPr>
        <w:tc>
          <w:tcPr>
            <w:tcW w:w="1450" w:type="dxa"/>
            <w:shd w:val="clear" w:color="auto" w:fill="FFFFFF"/>
            <w:tcMar>
              <w:top w:w="80" w:type="dxa"/>
              <w:left w:w="80" w:type="dxa"/>
              <w:bottom w:w="80" w:type="dxa"/>
              <w:right w:w="80" w:type="dxa"/>
            </w:tcMar>
            <w:vAlign w:val="center"/>
          </w:tcPr>
          <w:p w14:paraId="1B31A4BE"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5A89D5C7"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74DB1B71" w14:textId="77777777" w:rsidR="00660A15" w:rsidRDefault="00953647">
            <w:pPr>
              <w:spacing w:before="40" w:line="252" w:lineRule="auto"/>
              <w:jc w:val="center"/>
            </w:pPr>
            <w:r>
              <w:rPr>
                <w:sz w:val="16"/>
              </w:rPr>
              <w:t>3.1192</w:t>
            </w:r>
          </w:p>
        </w:tc>
        <w:tc>
          <w:tcPr>
            <w:tcW w:w="1450" w:type="dxa"/>
            <w:shd w:val="clear" w:color="auto" w:fill="FFFFFF"/>
            <w:tcMar>
              <w:top w:w="80" w:type="dxa"/>
              <w:left w:w="80" w:type="dxa"/>
              <w:bottom w:w="80" w:type="dxa"/>
              <w:right w:w="80" w:type="dxa"/>
            </w:tcMar>
            <w:vAlign w:val="center"/>
          </w:tcPr>
          <w:p w14:paraId="14B8AA53" w14:textId="77777777" w:rsidR="00660A15" w:rsidRDefault="00953647">
            <w:pPr>
              <w:spacing w:before="40" w:line="252" w:lineRule="auto"/>
              <w:jc w:val="center"/>
            </w:pPr>
            <w:r>
              <w:rPr>
                <w:sz w:val="16"/>
              </w:rPr>
              <w:t>5.7423</w:t>
            </w:r>
          </w:p>
        </w:tc>
        <w:tc>
          <w:tcPr>
            <w:tcW w:w="1450" w:type="dxa"/>
            <w:shd w:val="clear" w:color="auto" w:fill="FFFFFF"/>
            <w:tcMar>
              <w:top w:w="80" w:type="dxa"/>
              <w:left w:w="80" w:type="dxa"/>
              <w:bottom w:w="80" w:type="dxa"/>
              <w:right w:w="80" w:type="dxa"/>
            </w:tcMar>
            <w:vAlign w:val="center"/>
          </w:tcPr>
          <w:p w14:paraId="0B6AF7C4" w14:textId="77777777" w:rsidR="00660A15" w:rsidRDefault="00953647">
            <w:pPr>
              <w:spacing w:before="40" w:line="252" w:lineRule="auto"/>
              <w:jc w:val="center"/>
            </w:pPr>
            <w:r>
              <w:rPr>
                <w:sz w:val="16"/>
              </w:rPr>
              <w:t>2.74</w:t>
            </w:r>
          </w:p>
        </w:tc>
        <w:tc>
          <w:tcPr>
            <w:tcW w:w="1450" w:type="dxa"/>
            <w:shd w:val="clear" w:color="auto" w:fill="FFFFFF"/>
            <w:tcMar>
              <w:top w:w="80" w:type="dxa"/>
              <w:left w:w="80" w:type="dxa"/>
              <w:bottom w:w="80" w:type="dxa"/>
              <w:right w:w="80" w:type="dxa"/>
            </w:tcMar>
            <w:vAlign w:val="center"/>
          </w:tcPr>
          <w:p w14:paraId="21AFC3DE" w14:textId="77777777" w:rsidR="00660A15" w:rsidRDefault="00953647">
            <w:pPr>
              <w:spacing w:before="40" w:line="252" w:lineRule="auto"/>
              <w:jc w:val="center"/>
            </w:pPr>
            <w:r>
              <w:rPr>
                <w:sz w:val="16"/>
              </w:rPr>
              <w:t>0.9644</w:t>
            </w:r>
          </w:p>
        </w:tc>
        <w:tc>
          <w:tcPr>
            <w:tcW w:w="1450" w:type="dxa"/>
            <w:shd w:val="clear" w:color="auto" w:fill="FFFFFF"/>
            <w:tcMar>
              <w:top w:w="80" w:type="dxa"/>
              <w:left w:w="80" w:type="dxa"/>
              <w:bottom w:w="80" w:type="dxa"/>
              <w:right w:w="80" w:type="dxa"/>
            </w:tcMar>
            <w:vAlign w:val="center"/>
          </w:tcPr>
          <w:p w14:paraId="6EF9CED2" w14:textId="77777777" w:rsidR="00660A15" w:rsidRDefault="00953647">
            <w:pPr>
              <w:spacing w:before="40" w:line="252" w:lineRule="auto"/>
              <w:jc w:val="center"/>
            </w:pPr>
            <w:r>
              <w:rPr>
                <w:sz w:val="16"/>
              </w:rPr>
              <w:t>59.09</w:t>
            </w:r>
          </w:p>
        </w:tc>
      </w:tr>
      <w:tr w:rsidR="00660A15" w14:paraId="5E8DEC22" w14:textId="77777777">
        <w:trPr>
          <w:cantSplit/>
          <w:jc w:val="center"/>
        </w:trPr>
        <w:tc>
          <w:tcPr>
            <w:tcW w:w="1450" w:type="dxa"/>
            <w:shd w:val="clear" w:color="auto" w:fill="FFFFFF"/>
            <w:tcMar>
              <w:top w:w="80" w:type="dxa"/>
              <w:left w:w="80" w:type="dxa"/>
              <w:bottom w:w="80" w:type="dxa"/>
              <w:right w:w="80" w:type="dxa"/>
            </w:tcMar>
            <w:vAlign w:val="center"/>
          </w:tcPr>
          <w:p w14:paraId="55A92596"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5513C628"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72A5C997" w14:textId="77777777" w:rsidR="00660A15" w:rsidRDefault="00953647">
            <w:pPr>
              <w:spacing w:before="40" w:line="252" w:lineRule="auto"/>
              <w:jc w:val="center"/>
            </w:pPr>
            <w:r>
              <w:rPr>
                <w:sz w:val="16"/>
              </w:rPr>
              <w:t>3.0237</w:t>
            </w:r>
          </w:p>
        </w:tc>
        <w:tc>
          <w:tcPr>
            <w:tcW w:w="1450" w:type="dxa"/>
            <w:shd w:val="clear" w:color="auto" w:fill="FFFFFF"/>
            <w:tcMar>
              <w:top w:w="80" w:type="dxa"/>
              <w:left w:w="80" w:type="dxa"/>
              <w:bottom w:w="80" w:type="dxa"/>
              <w:right w:w="80" w:type="dxa"/>
            </w:tcMar>
            <w:vAlign w:val="center"/>
          </w:tcPr>
          <w:p w14:paraId="5D33969F" w14:textId="77777777" w:rsidR="00660A15" w:rsidRDefault="00953647">
            <w:pPr>
              <w:spacing w:before="40" w:line="252" w:lineRule="auto"/>
              <w:jc w:val="center"/>
            </w:pPr>
            <w:r>
              <w:rPr>
                <w:sz w:val="16"/>
              </w:rPr>
              <w:t>5.5721</w:t>
            </w:r>
          </w:p>
        </w:tc>
        <w:tc>
          <w:tcPr>
            <w:tcW w:w="1450" w:type="dxa"/>
            <w:shd w:val="clear" w:color="auto" w:fill="FFFFFF"/>
            <w:tcMar>
              <w:top w:w="80" w:type="dxa"/>
              <w:left w:w="80" w:type="dxa"/>
              <w:bottom w:w="80" w:type="dxa"/>
              <w:right w:w="80" w:type="dxa"/>
            </w:tcMar>
            <w:vAlign w:val="center"/>
          </w:tcPr>
          <w:p w14:paraId="1F2639D7" w14:textId="77777777" w:rsidR="00660A15" w:rsidRDefault="00953647">
            <w:pPr>
              <w:spacing w:before="40" w:line="252" w:lineRule="auto"/>
              <w:jc w:val="center"/>
            </w:pPr>
            <w:r>
              <w:rPr>
                <w:sz w:val="16"/>
              </w:rPr>
              <w:t>2.65</w:t>
            </w:r>
          </w:p>
        </w:tc>
        <w:tc>
          <w:tcPr>
            <w:tcW w:w="1450" w:type="dxa"/>
            <w:shd w:val="clear" w:color="auto" w:fill="FFFFFF"/>
            <w:tcMar>
              <w:top w:w="80" w:type="dxa"/>
              <w:left w:w="80" w:type="dxa"/>
              <w:bottom w:w="80" w:type="dxa"/>
              <w:right w:w="80" w:type="dxa"/>
            </w:tcMar>
            <w:vAlign w:val="center"/>
          </w:tcPr>
          <w:p w14:paraId="1885AC0C" w14:textId="77777777" w:rsidR="00660A15" w:rsidRDefault="00953647">
            <w:pPr>
              <w:spacing w:before="40" w:line="252" w:lineRule="auto"/>
              <w:jc w:val="center"/>
            </w:pPr>
            <w:r>
              <w:rPr>
                <w:sz w:val="16"/>
              </w:rPr>
              <w:t>0.9665</w:t>
            </w:r>
          </w:p>
        </w:tc>
        <w:tc>
          <w:tcPr>
            <w:tcW w:w="1450" w:type="dxa"/>
            <w:shd w:val="clear" w:color="auto" w:fill="FFFFFF"/>
            <w:tcMar>
              <w:top w:w="80" w:type="dxa"/>
              <w:left w:w="80" w:type="dxa"/>
              <w:bottom w:w="80" w:type="dxa"/>
              <w:right w:w="80" w:type="dxa"/>
            </w:tcMar>
            <w:vAlign w:val="center"/>
          </w:tcPr>
          <w:p w14:paraId="5B261203" w14:textId="77777777" w:rsidR="00660A15" w:rsidRDefault="00953647">
            <w:pPr>
              <w:spacing w:before="40" w:line="252" w:lineRule="auto"/>
              <w:jc w:val="center"/>
            </w:pPr>
            <w:r>
              <w:rPr>
                <w:sz w:val="16"/>
              </w:rPr>
              <w:t>54.55</w:t>
            </w:r>
          </w:p>
        </w:tc>
      </w:tr>
      <w:tr w:rsidR="00660A15" w14:paraId="12A0694C" w14:textId="77777777">
        <w:trPr>
          <w:cantSplit/>
          <w:jc w:val="center"/>
        </w:trPr>
        <w:tc>
          <w:tcPr>
            <w:tcW w:w="1450" w:type="dxa"/>
            <w:shd w:val="clear" w:color="auto" w:fill="FFFFFF"/>
            <w:tcMar>
              <w:top w:w="80" w:type="dxa"/>
              <w:left w:w="80" w:type="dxa"/>
              <w:bottom w:w="80" w:type="dxa"/>
              <w:right w:w="80" w:type="dxa"/>
            </w:tcMar>
            <w:vAlign w:val="center"/>
          </w:tcPr>
          <w:p w14:paraId="05A8B58A"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344912CD" w14:textId="77777777" w:rsidR="00660A15" w:rsidRDefault="00953647">
            <w:pPr>
              <w:spacing w:before="40" w:line="252" w:lineRule="auto"/>
              <w:jc w:val="left"/>
            </w:pPr>
            <w:r>
              <w:rPr>
                <w:sz w:val="16"/>
              </w:rPr>
              <w:t>BiMamba</w:t>
            </w:r>
          </w:p>
        </w:tc>
        <w:tc>
          <w:tcPr>
            <w:tcW w:w="1450" w:type="dxa"/>
            <w:shd w:val="clear" w:color="auto" w:fill="FFFFFF"/>
            <w:tcMar>
              <w:top w:w="80" w:type="dxa"/>
              <w:left w:w="80" w:type="dxa"/>
              <w:bottom w:w="80" w:type="dxa"/>
              <w:right w:w="80" w:type="dxa"/>
            </w:tcMar>
            <w:vAlign w:val="center"/>
          </w:tcPr>
          <w:p w14:paraId="726307A1" w14:textId="77777777" w:rsidR="00660A15" w:rsidRDefault="00953647">
            <w:pPr>
              <w:spacing w:before="40" w:line="252" w:lineRule="auto"/>
              <w:jc w:val="center"/>
            </w:pPr>
            <w:r>
              <w:rPr>
                <w:sz w:val="16"/>
              </w:rPr>
              <w:t>3.3320</w:t>
            </w:r>
          </w:p>
        </w:tc>
        <w:tc>
          <w:tcPr>
            <w:tcW w:w="1450" w:type="dxa"/>
            <w:shd w:val="clear" w:color="auto" w:fill="FFFFFF"/>
            <w:tcMar>
              <w:top w:w="80" w:type="dxa"/>
              <w:left w:w="80" w:type="dxa"/>
              <w:bottom w:w="80" w:type="dxa"/>
              <w:right w:w="80" w:type="dxa"/>
            </w:tcMar>
            <w:vAlign w:val="center"/>
          </w:tcPr>
          <w:p w14:paraId="5C289E6D" w14:textId="77777777" w:rsidR="00660A15" w:rsidRDefault="00953647">
            <w:pPr>
              <w:spacing w:before="40" w:line="252" w:lineRule="auto"/>
              <w:jc w:val="center"/>
            </w:pPr>
            <w:r>
              <w:rPr>
                <w:sz w:val="16"/>
              </w:rPr>
              <w:t>6.2491</w:t>
            </w:r>
          </w:p>
        </w:tc>
        <w:tc>
          <w:tcPr>
            <w:tcW w:w="1450" w:type="dxa"/>
            <w:shd w:val="clear" w:color="auto" w:fill="FFFFFF"/>
            <w:tcMar>
              <w:top w:w="80" w:type="dxa"/>
              <w:left w:w="80" w:type="dxa"/>
              <w:bottom w:w="80" w:type="dxa"/>
              <w:right w:w="80" w:type="dxa"/>
            </w:tcMar>
            <w:vAlign w:val="center"/>
          </w:tcPr>
          <w:p w14:paraId="1D52AE04" w14:textId="77777777" w:rsidR="00660A15" w:rsidRDefault="00953647">
            <w:pPr>
              <w:spacing w:before="40" w:line="252" w:lineRule="auto"/>
              <w:jc w:val="center"/>
            </w:pPr>
            <w:r>
              <w:rPr>
                <w:sz w:val="16"/>
              </w:rPr>
              <w:t>2.91</w:t>
            </w:r>
          </w:p>
        </w:tc>
        <w:tc>
          <w:tcPr>
            <w:tcW w:w="1450" w:type="dxa"/>
            <w:shd w:val="clear" w:color="auto" w:fill="FFFFFF"/>
            <w:tcMar>
              <w:top w:w="80" w:type="dxa"/>
              <w:left w:w="80" w:type="dxa"/>
              <w:bottom w:w="80" w:type="dxa"/>
              <w:right w:w="80" w:type="dxa"/>
            </w:tcMar>
            <w:vAlign w:val="center"/>
          </w:tcPr>
          <w:p w14:paraId="07EA90F2" w14:textId="77777777" w:rsidR="00660A15" w:rsidRDefault="00953647">
            <w:pPr>
              <w:spacing w:before="40" w:line="252" w:lineRule="auto"/>
              <w:jc w:val="center"/>
            </w:pPr>
            <w:r>
              <w:rPr>
                <w:sz w:val="16"/>
              </w:rPr>
              <w:t>0.9578</w:t>
            </w:r>
          </w:p>
        </w:tc>
        <w:tc>
          <w:tcPr>
            <w:tcW w:w="1450" w:type="dxa"/>
            <w:shd w:val="clear" w:color="auto" w:fill="FFFFFF"/>
            <w:tcMar>
              <w:top w:w="80" w:type="dxa"/>
              <w:left w:w="80" w:type="dxa"/>
              <w:bottom w:w="80" w:type="dxa"/>
              <w:right w:w="80" w:type="dxa"/>
            </w:tcMar>
            <w:vAlign w:val="center"/>
          </w:tcPr>
          <w:p w14:paraId="4CC73DF3" w14:textId="77777777" w:rsidR="00660A15" w:rsidRDefault="00953647">
            <w:pPr>
              <w:spacing w:before="40" w:line="252" w:lineRule="auto"/>
              <w:jc w:val="center"/>
            </w:pPr>
            <w:r>
              <w:rPr>
                <w:sz w:val="16"/>
              </w:rPr>
              <w:t>54.55</w:t>
            </w:r>
          </w:p>
        </w:tc>
      </w:tr>
      <w:tr w:rsidR="00660A15" w14:paraId="3E8DC3F9" w14:textId="77777777">
        <w:trPr>
          <w:cantSplit/>
          <w:jc w:val="center"/>
        </w:trPr>
        <w:tc>
          <w:tcPr>
            <w:tcW w:w="1450" w:type="dxa"/>
            <w:shd w:val="clear" w:color="auto" w:fill="FFFFFF"/>
            <w:tcMar>
              <w:top w:w="80" w:type="dxa"/>
              <w:left w:w="80" w:type="dxa"/>
              <w:bottom w:w="80" w:type="dxa"/>
              <w:right w:w="80" w:type="dxa"/>
            </w:tcMar>
            <w:vAlign w:val="center"/>
          </w:tcPr>
          <w:p w14:paraId="2EF4502B"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6DB44701"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3814D2D9" w14:textId="77777777" w:rsidR="00660A15" w:rsidRDefault="00953647">
            <w:pPr>
              <w:spacing w:before="40" w:line="252" w:lineRule="auto"/>
              <w:jc w:val="center"/>
            </w:pPr>
            <w:r>
              <w:rPr>
                <w:sz w:val="16"/>
              </w:rPr>
              <w:t>3.0436</w:t>
            </w:r>
          </w:p>
        </w:tc>
        <w:tc>
          <w:tcPr>
            <w:tcW w:w="1450" w:type="dxa"/>
            <w:shd w:val="clear" w:color="auto" w:fill="FFFFFF"/>
            <w:tcMar>
              <w:top w:w="80" w:type="dxa"/>
              <w:left w:w="80" w:type="dxa"/>
              <w:bottom w:w="80" w:type="dxa"/>
              <w:right w:w="80" w:type="dxa"/>
            </w:tcMar>
            <w:vAlign w:val="center"/>
          </w:tcPr>
          <w:p w14:paraId="11E98E73" w14:textId="77777777" w:rsidR="00660A15" w:rsidRDefault="00953647">
            <w:pPr>
              <w:spacing w:before="40" w:line="252" w:lineRule="auto"/>
              <w:jc w:val="center"/>
            </w:pPr>
            <w:r>
              <w:rPr>
                <w:sz w:val="16"/>
              </w:rPr>
              <w:t>5.3617</w:t>
            </w:r>
          </w:p>
        </w:tc>
        <w:tc>
          <w:tcPr>
            <w:tcW w:w="1450" w:type="dxa"/>
            <w:shd w:val="clear" w:color="auto" w:fill="FFFFFF"/>
            <w:tcMar>
              <w:top w:w="80" w:type="dxa"/>
              <w:left w:w="80" w:type="dxa"/>
              <w:bottom w:w="80" w:type="dxa"/>
              <w:right w:w="80" w:type="dxa"/>
            </w:tcMar>
            <w:vAlign w:val="center"/>
          </w:tcPr>
          <w:p w14:paraId="480A8D6C" w14:textId="77777777" w:rsidR="00660A15" w:rsidRDefault="00953647">
            <w:pPr>
              <w:spacing w:before="40" w:line="252" w:lineRule="auto"/>
              <w:jc w:val="center"/>
            </w:pPr>
            <w:r>
              <w:rPr>
                <w:sz w:val="16"/>
              </w:rPr>
              <w:t>2.70</w:t>
            </w:r>
          </w:p>
        </w:tc>
        <w:tc>
          <w:tcPr>
            <w:tcW w:w="1450" w:type="dxa"/>
            <w:shd w:val="clear" w:color="auto" w:fill="FFFFFF"/>
            <w:tcMar>
              <w:top w:w="80" w:type="dxa"/>
              <w:left w:w="80" w:type="dxa"/>
              <w:bottom w:w="80" w:type="dxa"/>
              <w:right w:w="80" w:type="dxa"/>
            </w:tcMar>
            <w:vAlign w:val="center"/>
          </w:tcPr>
          <w:p w14:paraId="57E03230" w14:textId="77777777" w:rsidR="00660A15" w:rsidRDefault="00953647">
            <w:pPr>
              <w:spacing w:before="40" w:line="252" w:lineRule="auto"/>
              <w:jc w:val="center"/>
            </w:pPr>
            <w:r>
              <w:rPr>
                <w:sz w:val="16"/>
              </w:rPr>
              <w:t>0.9690</w:t>
            </w:r>
          </w:p>
        </w:tc>
        <w:tc>
          <w:tcPr>
            <w:tcW w:w="1450" w:type="dxa"/>
            <w:shd w:val="clear" w:color="auto" w:fill="FFFFFF"/>
            <w:tcMar>
              <w:top w:w="80" w:type="dxa"/>
              <w:left w:w="80" w:type="dxa"/>
              <w:bottom w:w="80" w:type="dxa"/>
              <w:right w:w="80" w:type="dxa"/>
            </w:tcMar>
            <w:vAlign w:val="center"/>
          </w:tcPr>
          <w:p w14:paraId="4EF23FFE" w14:textId="77777777" w:rsidR="00660A15" w:rsidRDefault="00953647">
            <w:pPr>
              <w:spacing w:before="40" w:line="252" w:lineRule="auto"/>
              <w:jc w:val="center"/>
            </w:pPr>
            <w:r>
              <w:rPr>
                <w:sz w:val="16"/>
              </w:rPr>
              <w:t>61.62</w:t>
            </w:r>
          </w:p>
        </w:tc>
      </w:tr>
      <w:tr w:rsidR="00660A15" w14:paraId="21D1F47B" w14:textId="77777777">
        <w:trPr>
          <w:cantSplit/>
          <w:jc w:val="center"/>
        </w:trPr>
        <w:tc>
          <w:tcPr>
            <w:tcW w:w="1450" w:type="dxa"/>
            <w:shd w:val="clear" w:color="auto" w:fill="FFFFFF"/>
            <w:tcMar>
              <w:top w:w="80" w:type="dxa"/>
              <w:left w:w="80" w:type="dxa"/>
              <w:bottom w:w="80" w:type="dxa"/>
              <w:right w:w="80" w:type="dxa"/>
            </w:tcMar>
            <w:vAlign w:val="center"/>
          </w:tcPr>
          <w:p w14:paraId="5FA3F2FC"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2FAD8AFC"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2FB9AC6E" w14:textId="77777777" w:rsidR="00660A15" w:rsidRDefault="00953647">
            <w:pPr>
              <w:spacing w:before="40" w:line="252" w:lineRule="auto"/>
              <w:jc w:val="center"/>
            </w:pPr>
            <w:r>
              <w:rPr>
                <w:sz w:val="16"/>
              </w:rPr>
              <w:t>4.6691</w:t>
            </w:r>
          </w:p>
        </w:tc>
        <w:tc>
          <w:tcPr>
            <w:tcW w:w="1450" w:type="dxa"/>
            <w:shd w:val="clear" w:color="auto" w:fill="FFFFFF"/>
            <w:tcMar>
              <w:top w:w="80" w:type="dxa"/>
              <w:left w:w="80" w:type="dxa"/>
              <w:bottom w:w="80" w:type="dxa"/>
              <w:right w:w="80" w:type="dxa"/>
            </w:tcMar>
            <w:vAlign w:val="center"/>
          </w:tcPr>
          <w:p w14:paraId="0118CB5C" w14:textId="77777777" w:rsidR="00660A15" w:rsidRDefault="00953647">
            <w:pPr>
              <w:spacing w:before="40" w:line="252" w:lineRule="auto"/>
              <w:jc w:val="center"/>
            </w:pPr>
            <w:r>
              <w:rPr>
                <w:sz w:val="16"/>
              </w:rPr>
              <w:t>8.4898</w:t>
            </w:r>
          </w:p>
        </w:tc>
        <w:tc>
          <w:tcPr>
            <w:tcW w:w="1450" w:type="dxa"/>
            <w:shd w:val="clear" w:color="auto" w:fill="FFFFFF"/>
            <w:tcMar>
              <w:top w:w="80" w:type="dxa"/>
              <w:left w:w="80" w:type="dxa"/>
              <w:bottom w:w="80" w:type="dxa"/>
              <w:right w:w="80" w:type="dxa"/>
            </w:tcMar>
            <w:vAlign w:val="center"/>
          </w:tcPr>
          <w:p w14:paraId="2F3E4245" w14:textId="77777777" w:rsidR="00660A15" w:rsidRDefault="00953647">
            <w:pPr>
              <w:spacing w:before="40" w:line="252" w:lineRule="auto"/>
              <w:jc w:val="center"/>
            </w:pPr>
            <w:r>
              <w:rPr>
                <w:sz w:val="16"/>
              </w:rPr>
              <w:t>4.14</w:t>
            </w:r>
          </w:p>
        </w:tc>
        <w:tc>
          <w:tcPr>
            <w:tcW w:w="1450" w:type="dxa"/>
            <w:shd w:val="clear" w:color="auto" w:fill="FFFFFF"/>
            <w:tcMar>
              <w:top w:w="80" w:type="dxa"/>
              <w:left w:w="80" w:type="dxa"/>
              <w:bottom w:w="80" w:type="dxa"/>
              <w:right w:w="80" w:type="dxa"/>
            </w:tcMar>
            <w:vAlign w:val="center"/>
          </w:tcPr>
          <w:p w14:paraId="02810D3D" w14:textId="77777777" w:rsidR="00660A15" w:rsidRDefault="00953647">
            <w:pPr>
              <w:spacing w:before="40" w:line="252" w:lineRule="auto"/>
              <w:jc w:val="center"/>
            </w:pPr>
            <w:r>
              <w:rPr>
                <w:sz w:val="16"/>
              </w:rPr>
              <w:t>0.9218</w:t>
            </w:r>
          </w:p>
        </w:tc>
        <w:tc>
          <w:tcPr>
            <w:tcW w:w="1450" w:type="dxa"/>
            <w:shd w:val="clear" w:color="auto" w:fill="FFFFFF"/>
            <w:tcMar>
              <w:top w:w="80" w:type="dxa"/>
              <w:left w:w="80" w:type="dxa"/>
              <w:bottom w:w="80" w:type="dxa"/>
              <w:right w:w="80" w:type="dxa"/>
            </w:tcMar>
            <w:vAlign w:val="center"/>
          </w:tcPr>
          <w:p w14:paraId="2BE596AB" w14:textId="77777777" w:rsidR="00660A15" w:rsidRDefault="00953647">
            <w:pPr>
              <w:spacing w:before="40" w:line="252" w:lineRule="auto"/>
              <w:jc w:val="center"/>
            </w:pPr>
            <w:r>
              <w:rPr>
                <w:sz w:val="16"/>
              </w:rPr>
              <w:t>91.37</w:t>
            </w:r>
          </w:p>
        </w:tc>
      </w:tr>
      <w:tr w:rsidR="00660A15" w14:paraId="31D4FBF1" w14:textId="77777777">
        <w:trPr>
          <w:cantSplit/>
          <w:jc w:val="center"/>
        </w:trPr>
        <w:tc>
          <w:tcPr>
            <w:tcW w:w="1450" w:type="dxa"/>
            <w:shd w:val="clear" w:color="auto" w:fill="FFFFFF"/>
            <w:tcMar>
              <w:top w:w="80" w:type="dxa"/>
              <w:left w:w="80" w:type="dxa"/>
              <w:bottom w:w="80" w:type="dxa"/>
              <w:right w:w="80" w:type="dxa"/>
            </w:tcMar>
            <w:vAlign w:val="center"/>
          </w:tcPr>
          <w:p w14:paraId="0E9CD70F"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31F31768"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55D5AE69" w14:textId="77777777" w:rsidR="00660A15" w:rsidRDefault="00953647">
            <w:pPr>
              <w:spacing w:before="40" w:line="252" w:lineRule="auto"/>
              <w:jc w:val="center"/>
            </w:pPr>
            <w:r>
              <w:rPr>
                <w:sz w:val="16"/>
              </w:rPr>
              <w:t>4.8262</w:t>
            </w:r>
          </w:p>
        </w:tc>
        <w:tc>
          <w:tcPr>
            <w:tcW w:w="1450" w:type="dxa"/>
            <w:shd w:val="clear" w:color="auto" w:fill="FFFFFF"/>
            <w:tcMar>
              <w:top w:w="80" w:type="dxa"/>
              <w:left w:w="80" w:type="dxa"/>
              <w:bottom w:w="80" w:type="dxa"/>
              <w:right w:w="80" w:type="dxa"/>
            </w:tcMar>
            <w:vAlign w:val="center"/>
          </w:tcPr>
          <w:p w14:paraId="0190C821" w14:textId="77777777" w:rsidR="00660A15" w:rsidRDefault="00953647">
            <w:pPr>
              <w:spacing w:before="40" w:line="252" w:lineRule="auto"/>
              <w:jc w:val="center"/>
            </w:pPr>
            <w:r>
              <w:rPr>
                <w:sz w:val="16"/>
              </w:rPr>
              <w:t>8.3000</w:t>
            </w:r>
          </w:p>
        </w:tc>
        <w:tc>
          <w:tcPr>
            <w:tcW w:w="1450" w:type="dxa"/>
            <w:shd w:val="clear" w:color="auto" w:fill="FFFFFF"/>
            <w:tcMar>
              <w:top w:w="80" w:type="dxa"/>
              <w:left w:w="80" w:type="dxa"/>
              <w:bottom w:w="80" w:type="dxa"/>
              <w:right w:w="80" w:type="dxa"/>
            </w:tcMar>
            <w:vAlign w:val="center"/>
          </w:tcPr>
          <w:p w14:paraId="2A5A4AD8" w14:textId="77777777" w:rsidR="00660A15" w:rsidRDefault="00953647">
            <w:pPr>
              <w:spacing w:before="40" w:line="252" w:lineRule="auto"/>
              <w:jc w:val="center"/>
            </w:pPr>
            <w:r>
              <w:rPr>
                <w:sz w:val="16"/>
              </w:rPr>
              <w:t>4.22</w:t>
            </w:r>
          </w:p>
        </w:tc>
        <w:tc>
          <w:tcPr>
            <w:tcW w:w="1450" w:type="dxa"/>
            <w:shd w:val="clear" w:color="auto" w:fill="FFFFFF"/>
            <w:tcMar>
              <w:top w:w="80" w:type="dxa"/>
              <w:left w:w="80" w:type="dxa"/>
              <w:bottom w:w="80" w:type="dxa"/>
              <w:right w:w="80" w:type="dxa"/>
            </w:tcMar>
            <w:vAlign w:val="center"/>
          </w:tcPr>
          <w:p w14:paraId="64F6046E" w14:textId="77777777" w:rsidR="00660A15" w:rsidRDefault="00953647">
            <w:pPr>
              <w:spacing w:before="40" w:line="252" w:lineRule="auto"/>
              <w:jc w:val="center"/>
            </w:pPr>
            <w:r>
              <w:rPr>
                <w:sz w:val="16"/>
              </w:rPr>
              <w:t>0.9253</w:t>
            </w:r>
          </w:p>
        </w:tc>
        <w:tc>
          <w:tcPr>
            <w:tcW w:w="1450" w:type="dxa"/>
            <w:shd w:val="clear" w:color="auto" w:fill="FFFFFF"/>
            <w:tcMar>
              <w:top w:w="80" w:type="dxa"/>
              <w:left w:w="80" w:type="dxa"/>
              <w:bottom w:w="80" w:type="dxa"/>
              <w:right w:w="80" w:type="dxa"/>
            </w:tcMar>
            <w:vAlign w:val="center"/>
          </w:tcPr>
          <w:p w14:paraId="4D14CBA3" w14:textId="77777777" w:rsidR="00660A15" w:rsidRDefault="00953647">
            <w:pPr>
              <w:spacing w:before="40" w:line="252" w:lineRule="auto"/>
              <w:jc w:val="center"/>
            </w:pPr>
            <w:r>
              <w:rPr>
                <w:sz w:val="16"/>
              </w:rPr>
              <w:t>47.45</w:t>
            </w:r>
          </w:p>
        </w:tc>
      </w:tr>
      <w:tr w:rsidR="00660A15" w14:paraId="7605F443" w14:textId="77777777">
        <w:trPr>
          <w:cantSplit/>
          <w:jc w:val="center"/>
        </w:trPr>
        <w:tc>
          <w:tcPr>
            <w:tcW w:w="1450" w:type="dxa"/>
            <w:shd w:val="clear" w:color="auto" w:fill="FFFFFF"/>
            <w:tcMar>
              <w:top w:w="80" w:type="dxa"/>
              <w:left w:w="80" w:type="dxa"/>
              <w:bottom w:w="80" w:type="dxa"/>
              <w:right w:w="80" w:type="dxa"/>
            </w:tcMar>
            <w:vAlign w:val="center"/>
          </w:tcPr>
          <w:p w14:paraId="52D20A37"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5EDECCA0"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245CFE81" w14:textId="77777777" w:rsidR="00660A15" w:rsidRDefault="00953647">
            <w:pPr>
              <w:spacing w:before="40" w:line="252" w:lineRule="auto"/>
              <w:jc w:val="center"/>
            </w:pPr>
            <w:r>
              <w:rPr>
                <w:sz w:val="16"/>
              </w:rPr>
              <w:t>5.0313</w:t>
            </w:r>
          </w:p>
        </w:tc>
        <w:tc>
          <w:tcPr>
            <w:tcW w:w="1450" w:type="dxa"/>
            <w:shd w:val="clear" w:color="auto" w:fill="FFFFFF"/>
            <w:tcMar>
              <w:top w:w="80" w:type="dxa"/>
              <w:left w:w="80" w:type="dxa"/>
              <w:bottom w:w="80" w:type="dxa"/>
              <w:right w:w="80" w:type="dxa"/>
            </w:tcMar>
            <w:vAlign w:val="center"/>
          </w:tcPr>
          <w:p w14:paraId="1E9C4F51" w14:textId="77777777" w:rsidR="00660A15" w:rsidRDefault="00953647">
            <w:pPr>
              <w:spacing w:before="40" w:line="252" w:lineRule="auto"/>
              <w:jc w:val="center"/>
            </w:pPr>
            <w:r>
              <w:rPr>
                <w:sz w:val="16"/>
              </w:rPr>
              <w:t>8.7446</w:t>
            </w:r>
          </w:p>
        </w:tc>
        <w:tc>
          <w:tcPr>
            <w:tcW w:w="1450" w:type="dxa"/>
            <w:shd w:val="clear" w:color="auto" w:fill="FFFFFF"/>
            <w:tcMar>
              <w:top w:w="80" w:type="dxa"/>
              <w:left w:w="80" w:type="dxa"/>
              <w:bottom w:w="80" w:type="dxa"/>
              <w:right w:w="80" w:type="dxa"/>
            </w:tcMar>
            <w:vAlign w:val="center"/>
          </w:tcPr>
          <w:p w14:paraId="6D9B8F98" w14:textId="77777777" w:rsidR="00660A15" w:rsidRDefault="00953647">
            <w:pPr>
              <w:spacing w:before="40" w:line="252" w:lineRule="auto"/>
              <w:jc w:val="center"/>
            </w:pPr>
            <w:r>
              <w:rPr>
                <w:sz w:val="16"/>
              </w:rPr>
              <w:t>4.47</w:t>
            </w:r>
          </w:p>
        </w:tc>
        <w:tc>
          <w:tcPr>
            <w:tcW w:w="1450" w:type="dxa"/>
            <w:shd w:val="clear" w:color="auto" w:fill="FFFFFF"/>
            <w:tcMar>
              <w:top w:w="80" w:type="dxa"/>
              <w:left w:w="80" w:type="dxa"/>
              <w:bottom w:w="80" w:type="dxa"/>
              <w:right w:w="80" w:type="dxa"/>
            </w:tcMar>
            <w:vAlign w:val="center"/>
          </w:tcPr>
          <w:p w14:paraId="03E0AAC4" w14:textId="77777777" w:rsidR="00660A15" w:rsidRDefault="00953647">
            <w:pPr>
              <w:spacing w:before="40" w:line="252" w:lineRule="auto"/>
              <w:jc w:val="center"/>
            </w:pPr>
            <w:r>
              <w:rPr>
                <w:sz w:val="16"/>
              </w:rPr>
              <w:t>0.9171</w:t>
            </w:r>
          </w:p>
        </w:tc>
        <w:tc>
          <w:tcPr>
            <w:tcW w:w="1450" w:type="dxa"/>
            <w:shd w:val="clear" w:color="auto" w:fill="FFFFFF"/>
            <w:tcMar>
              <w:top w:w="80" w:type="dxa"/>
              <w:left w:w="80" w:type="dxa"/>
              <w:bottom w:w="80" w:type="dxa"/>
              <w:right w:w="80" w:type="dxa"/>
            </w:tcMar>
            <w:vAlign w:val="center"/>
          </w:tcPr>
          <w:p w14:paraId="5D03CE15" w14:textId="77777777" w:rsidR="00660A15" w:rsidRDefault="00953647">
            <w:pPr>
              <w:spacing w:before="40" w:line="252" w:lineRule="auto"/>
              <w:jc w:val="center"/>
            </w:pPr>
            <w:r>
              <w:rPr>
                <w:sz w:val="16"/>
              </w:rPr>
              <w:t>40.82</w:t>
            </w:r>
          </w:p>
        </w:tc>
      </w:tr>
      <w:tr w:rsidR="00660A15" w14:paraId="6AC4F3F4" w14:textId="77777777">
        <w:trPr>
          <w:cantSplit/>
          <w:jc w:val="center"/>
        </w:trPr>
        <w:tc>
          <w:tcPr>
            <w:tcW w:w="1450" w:type="dxa"/>
            <w:shd w:val="clear" w:color="auto" w:fill="FFFFFF"/>
            <w:tcMar>
              <w:top w:w="80" w:type="dxa"/>
              <w:left w:w="80" w:type="dxa"/>
              <w:bottom w:w="80" w:type="dxa"/>
              <w:right w:w="80" w:type="dxa"/>
            </w:tcMar>
            <w:vAlign w:val="center"/>
          </w:tcPr>
          <w:p w14:paraId="5D78991C"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7696C13A"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107FCA28" w14:textId="77777777" w:rsidR="00660A15" w:rsidRDefault="00953647">
            <w:pPr>
              <w:spacing w:before="40" w:line="252" w:lineRule="auto"/>
              <w:jc w:val="center"/>
            </w:pPr>
            <w:r>
              <w:rPr>
                <w:sz w:val="16"/>
              </w:rPr>
              <w:t>4.9776</w:t>
            </w:r>
          </w:p>
        </w:tc>
        <w:tc>
          <w:tcPr>
            <w:tcW w:w="1450" w:type="dxa"/>
            <w:shd w:val="clear" w:color="auto" w:fill="FFFFFF"/>
            <w:tcMar>
              <w:top w:w="80" w:type="dxa"/>
              <w:left w:w="80" w:type="dxa"/>
              <w:bottom w:w="80" w:type="dxa"/>
              <w:right w:w="80" w:type="dxa"/>
            </w:tcMar>
            <w:vAlign w:val="center"/>
          </w:tcPr>
          <w:p w14:paraId="117B0C38" w14:textId="77777777" w:rsidR="00660A15" w:rsidRDefault="00953647">
            <w:pPr>
              <w:spacing w:before="40" w:line="252" w:lineRule="auto"/>
              <w:jc w:val="center"/>
            </w:pPr>
            <w:r>
              <w:rPr>
                <w:sz w:val="16"/>
              </w:rPr>
              <w:t>8.8658</w:t>
            </w:r>
          </w:p>
        </w:tc>
        <w:tc>
          <w:tcPr>
            <w:tcW w:w="1450" w:type="dxa"/>
            <w:shd w:val="clear" w:color="auto" w:fill="FFFFFF"/>
            <w:tcMar>
              <w:top w:w="80" w:type="dxa"/>
              <w:left w:w="80" w:type="dxa"/>
              <w:bottom w:w="80" w:type="dxa"/>
              <w:right w:w="80" w:type="dxa"/>
            </w:tcMar>
            <w:vAlign w:val="center"/>
          </w:tcPr>
          <w:p w14:paraId="38906FD9" w14:textId="77777777" w:rsidR="00660A15" w:rsidRDefault="00953647">
            <w:pPr>
              <w:spacing w:before="40" w:line="252" w:lineRule="auto"/>
              <w:jc w:val="center"/>
            </w:pPr>
            <w:r>
              <w:rPr>
                <w:sz w:val="16"/>
              </w:rPr>
              <w:t>4.41</w:t>
            </w:r>
          </w:p>
        </w:tc>
        <w:tc>
          <w:tcPr>
            <w:tcW w:w="1450" w:type="dxa"/>
            <w:shd w:val="clear" w:color="auto" w:fill="FFFFFF"/>
            <w:tcMar>
              <w:top w:w="80" w:type="dxa"/>
              <w:left w:w="80" w:type="dxa"/>
              <w:bottom w:w="80" w:type="dxa"/>
              <w:right w:w="80" w:type="dxa"/>
            </w:tcMar>
            <w:vAlign w:val="center"/>
          </w:tcPr>
          <w:p w14:paraId="181FB7D1" w14:textId="77777777" w:rsidR="00660A15" w:rsidRDefault="00953647">
            <w:pPr>
              <w:spacing w:before="40" w:line="252" w:lineRule="auto"/>
              <w:jc w:val="center"/>
            </w:pPr>
            <w:r>
              <w:rPr>
                <w:sz w:val="16"/>
              </w:rPr>
              <w:t>0.9147</w:t>
            </w:r>
          </w:p>
        </w:tc>
        <w:tc>
          <w:tcPr>
            <w:tcW w:w="1450" w:type="dxa"/>
            <w:shd w:val="clear" w:color="auto" w:fill="FFFFFF"/>
            <w:tcMar>
              <w:top w:w="80" w:type="dxa"/>
              <w:left w:w="80" w:type="dxa"/>
              <w:bottom w:w="80" w:type="dxa"/>
              <w:right w:w="80" w:type="dxa"/>
            </w:tcMar>
            <w:vAlign w:val="center"/>
          </w:tcPr>
          <w:p w14:paraId="13DB9A8E" w14:textId="77777777" w:rsidR="00660A15" w:rsidRDefault="00953647">
            <w:pPr>
              <w:spacing w:before="40" w:line="252" w:lineRule="auto"/>
              <w:jc w:val="center"/>
            </w:pPr>
            <w:r>
              <w:rPr>
                <w:sz w:val="16"/>
              </w:rPr>
              <w:t>46.43</w:t>
            </w:r>
          </w:p>
        </w:tc>
      </w:tr>
      <w:tr w:rsidR="00660A15" w14:paraId="4E057132" w14:textId="77777777">
        <w:trPr>
          <w:cantSplit/>
          <w:jc w:val="center"/>
        </w:trPr>
        <w:tc>
          <w:tcPr>
            <w:tcW w:w="1450" w:type="dxa"/>
            <w:shd w:val="clear" w:color="auto" w:fill="FFFFFF"/>
            <w:tcMar>
              <w:top w:w="80" w:type="dxa"/>
              <w:left w:w="80" w:type="dxa"/>
              <w:bottom w:w="80" w:type="dxa"/>
              <w:right w:w="80" w:type="dxa"/>
            </w:tcMar>
            <w:vAlign w:val="center"/>
          </w:tcPr>
          <w:p w14:paraId="20CFC497"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5DB58C87"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18DCEF50" w14:textId="77777777" w:rsidR="00660A15" w:rsidRDefault="00953647">
            <w:pPr>
              <w:spacing w:before="40" w:line="252" w:lineRule="auto"/>
              <w:jc w:val="center"/>
            </w:pPr>
            <w:r>
              <w:rPr>
                <w:sz w:val="16"/>
              </w:rPr>
              <w:t>5.0211</w:t>
            </w:r>
          </w:p>
        </w:tc>
        <w:tc>
          <w:tcPr>
            <w:tcW w:w="1450" w:type="dxa"/>
            <w:shd w:val="clear" w:color="auto" w:fill="FFFFFF"/>
            <w:tcMar>
              <w:top w:w="80" w:type="dxa"/>
              <w:left w:w="80" w:type="dxa"/>
              <w:bottom w:w="80" w:type="dxa"/>
              <w:right w:w="80" w:type="dxa"/>
            </w:tcMar>
            <w:vAlign w:val="center"/>
          </w:tcPr>
          <w:p w14:paraId="6ED5827D" w14:textId="77777777" w:rsidR="00660A15" w:rsidRDefault="00953647">
            <w:pPr>
              <w:spacing w:before="40" w:line="252" w:lineRule="auto"/>
              <w:jc w:val="center"/>
            </w:pPr>
            <w:r>
              <w:rPr>
                <w:sz w:val="16"/>
              </w:rPr>
              <w:t>9.2494</w:t>
            </w:r>
          </w:p>
        </w:tc>
        <w:tc>
          <w:tcPr>
            <w:tcW w:w="1450" w:type="dxa"/>
            <w:shd w:val="clear" w:color="auto" w:fill="FFFFFF"/>
            <w:tcMar>
              <w:top w:w="80" w:type="dxa"/>
              <w:left w:w="80" w:type="dxa"/>
              <w:bottom w:w="80" w:type="dxa"/>
              <w:right w:w="80" w:type="dxa"/>
            </w:tcMar>
            <w:vAlign w:val="center"/>
          </w:tcPr>
          <w:p w14:paraId="0FFBD89E" w14:textId="77777777" w:rsidR="00660A15" w:rsidRDefault="00953647">
            <w:pPr>
              <w:spacing w:before="40" w:line="252" w:lineRule="auto"/>
              <w:jc w:val="center"/>
            </w:pPr>
            <w:r>
              <w:rPr>
                <w:sz w:val="16"/>
              </w:rPr>
              <w:t>4.45</w:t>
            </w:r>
          </w:p>
        </w:tc>
        <w:tc>
          <w:tcPr>
            <w:tcW w:w="1450" w:type="dxa"/>
            <w:shd w:val="clear" w:color="auto" w:fill="FFFFFF"/>
            <w:tcMar>
              <w:top w:w="80" w:type="dxa"/>
              <w:left w:w="80" w:type="dxa"/>
              <w:bottom w:w="80" w:type="dxa"/>
              <w:right w:w="80" w:type="dxa"/>
            </w:tcMar>
            <w:vAlign w:val="center"/>
          </w:tcPr>
          <w:p w14:paraId="4BB1EBC1" w14:textId="77777777" w:rsidR="00660A15" w:rsidRDefault="00953647">
            <w:pPr>
              <w:spacing w:before="40" w:line="252" w:lineRule="auto"/>
              <w:jc w:val="center"/>
            </w:pPr>
            <w:r>
              <w:rPr>
                <w:sz w:val="16"/>
              </w:rPr>
              <w:t>0.9072</w:t>
            </w:r>
          </w:p>
        </w:tc>
        <w:tc>
          <w:tcPr>
            <w:tcW w:w="1450" w:type="dxa"/>
            <w:shd w:val="clear" w:color="auto" w:fill="FFFFFF"/>
            <w:tcMar>
              <w:top w:w="80" w:type="dxa"/>
              <w:left w:w="80" w:type="dxa"/>
              <w:bottom w:w="80" w:type="dxa"/>
              <w:right w:w="80" w:type="dxa"/>
            </w:tcMar>
            <w:vAlign w:val="center"/>
          </w:tcPr>
          <w:p w14:paraId="03AE3A76" w14:textId="77777777" w:rsidR="00660A15" w:rsidRDefault="00953647">
            <w:pPr>
              <w:spacing w:before="40" w:line="252" w:lineRule="auto"/>
              <w:jc w:val="center"/>
            </w:pPr>
            <w:r>
              <w:rPr>
                <w:sz w:val="16"/>
              </w:rPr>
              <w:t>44.39</w:t>
            </w:r>
          </w:p>
        </w:tc>
      </w:tr>
      <w:tr w:rsidR="00660A15" w14:paraId="34FD7C43" w14:textId="77777777">
        <w:trPr>
          <w:cantSplit/>
          <w:jc w:val="center"/>
        </w:trPr>
        <w:tc>
          <w:tcPr>
            <w:tcW w:w="1450" w:type="dxa"/>
            <w:shd w:val="clear" w:color="auto" w:fill="FFFFFF"/>
            <w:tcMar>
              <w:top w:w="80" w:type="dxa"/>
              <w:left w:w="80" w:type="dxa"/>
              <w:bottom w:w="80" w:type="dxa"/>
              <w:right w:w="80" w:type="dxa"/>
            </w:tcMar>
            <w:vAlign w:val="center"/>
          </w:tcPr>
          <w:p w14:paraId="41D46B13"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0D1C7E90" w14:textId="77777777" w:rsidR="00660A15" w:rsidRDefault="00953647">
            <w:pPr>
              <w:spacing w:before="40" w:line="252" w:lineRule="auto"/>
              <w:jc w:val="left"/>
            </w:pPr>
            <w:r>
              <w:rPr>
                <w:sz w:val="16"/>
              </w:rPr>
              <w:t>BiMamba</w:t>
            </w:r>
          </w:p>
        </w:tc>
        <w:tc>
          <w:tcPr>
            <w:tcW w:w="1450" w:type="dxa"/>
            <w:shd w:val="clear" w:color="auto" w:fill="FFFFFF"/>
            <w:tcMar>
              <w:top w:w="80" w:type="dxa"/>
              <w:left w:w="80" w:type="dxa"/>
              <w:bottom w:w="80" w:type="dxa"/>
              <w:right w:w="80" w:type="dxa"/>
            </w:tcMar>
            <w:vAlign w:val="center"/>
          </w:tcPr>
          <w:p w14:paraId="193018CE" w14:textId="77777777" w:rsidR="00660A15" w:rsidRDefault="00953647">
            <w:pPr>
              <w:spacing w:before="40" w:line="252" w:lineRule="auto"/>
              <w:jc w:val="center"/>
            </w:pPr>
            <w:r>
              <w:rPr>
                <w:sz w:val="16"/>
              </w:rPr>
              <w:t>5.4216</w:t>
            </w:r>
          </w:p>
        </w:tc>
        <w:tc>
          <w:tcPr>
            <w:tcW w:w="1450" w:type="dxa"/>
            <w:shd w:val="clear" w:color="auto" w:fill="FFFFFF"/>
            <w:tcMar>
              <w:top w:w="80" w:type="dxa"/>
              <w:left w:w="80" w:type="dxa"/>
              <w:bottom w:w="80" w:type="dxa"/>
              <w:right w:w="80" w:type="dxa"/>
            </w:tcMar>
            <w:vAlign w:val="center"/>
          </w:tcPr>
          <w:p w14:paraId="65345D0B" w14:textId="77777777" w:rsidR="00660A15" w:rsidRDefault="00953647">
            <w:pPr>
              <w:spacing w:before="40" w:line="252" w:lineRule="auto"/>
              <w:jc w:val="center"/>
            </w:pPr>
            <w:r>
              <w:rPr>
                <w:sz w:val="16"/>
              </w:rPr>
              <w:t>10.0286</w:t>
            </w:r>
          </w:p>
        </w:tc>
        <w:tc>
          <w:tcPr>
            <w:tcW w:w="1450" w:type="dxa"/>
            <w:shd w:val="clear" w:color="auto" w:fill="FFFFFF"/>
            <w:tcMar>
              <w:top w:w="80" w:type="dxa"/>
              <w:left w:w="80" w:type="dxa"/>
              <w:bottom w:w="80" w:type="dxa"/>
              <w:right w:w="80" w:type="dxa"/>
            </w:tcMar>
            <w:vAlign w:val="center"/>
          </w:tcPr>
          <w:p w14:paraId="24E25068" w14:textId="77777777" w:rsidR="00660A15" w:rsidRDefault="00953647">
            <w:pPr>
              <w:spacing w:before="40" w:line="252" w:lineRule="auto"/>
              <w:jc w:val="center"/>
            </w:pPr>
            <w:r>
              <w:rPr>
                <w:sz w:val="16"/>
              </w:rPr>
              <w:t>4.77</w:t>
            </w:r>
          </w:p>
        </w:tc>
        <w:tc>
          <w:tcPr>
            <w:tcW w:w="1450" w:type="dxa"/>
            <w:shd w:val="clear" w:color="auto" w:fill="FFFFFF"/>
            <w:tcMar>
              <w:top w:w="80" w:type="dxa"/>
              <w:left w:w="80" w:type="dxa"/>
              <w:bottom w:w="80" w:type="dxa"/>
              <w:right w:w="80" w:type="dxa"/>
            </w:tcMar>
            <w:vAlign w:val="center"/>
          </w:tcPr>
          <w:p w14:paraId="19335E5B" w14:textId="77777777" w:rsidR="00660A15" w:rsidRDefault="00953647">
            <w:pPr>
              <w:spacing w:before="40" w:line="252" w:lineRule="auto"/>
              <w:jc w:val="center"/>
            </w:pPr>
            <w:r>
              <w:rPr>
                <w:sz w:val="16"/>
              </w:rPr>
              <w:t>0.8909</w:t>
            </w:r>
          </w:p>
        </w:tc>
        <w:tc>
          <w:tcPr>
            <w:tcW w:w="1450" w:type="dxa"/>
            <w:shd w:val="clear" w:color="auto" w:fill="FFFFFF"/>
            <w:tcMar>
              <w:top w:w="80" w:type="dxa"/>
              <w:left w:w="80" w:type="dxa"/>
              <w:bottom w:w="80" w:type="dxa"/>
              <w:right w:w="80" w:type="dxa"/>
            </w:tcMar>
            <w:vAlign w:val="center"/>
          </w:tcPr>
          <w:p w14:paraId="62B781DA" w14:textId="77777777" w:rsidR="00660A15" w:rsidRDefault="00953647">
            <w:pPr>
              <w:spacing w:before="40" w:line="252" w:lineRule="auto"/>
              <w:jc w:val="center"/>
            </w:pPr>
            <w:r>
              <w:rPr>
                <w:sz w:val="16"/>
              </w:rPr>
              <w:t>40.82</w:t>
            </w:r>
          </w:p>
        </w:tc>
      </w:tr>
      <w:tr w:rsidR="00660A15" w14:paraId="5318EC87" w14:textId="77777777">
        <w:trPr>
          <w:cantSplit/>
          <w:jc w:val="center"/>
        </w:trPr>
        <w:tc>
          <w:tcPr>
            <w:tcW w:w="1450" w:type="dxa"/>
            <w:shd w:val="clear" w:color="auto" w:fill="FFFFFF"/>
            <w:tcMar>
              <w:top w:w="80" w:type="dxa"/>
              <w:left w:w="80" w:type="dxa"/>
              <w:bottom w:w="80" w:type="dxa"/>
              <w:right w:w="80" w:type="dxa"/>
            </w:tcMar>
            <w:vAlign w:val="center"/>
          </w:tcPr>
          <w:p w14:paraId="7B94D7AD"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1822F0AD"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0F77D4D3" w14:textId="77777777" w:rsidR="00660A15" w:rsidRDefault="00953647">
            <w:pPr>
              <w:spacing w:before="40" w:line="252" w:lineRule="auto"/>
              <w:jc w:val="center"/>
            </w:pPr>
            <w:r>
              <w:rPr>
                <w:sz w:val="16"/>
              </w:rPr>
              <w:t>5.1084</w:t>
            </w:r>
          </w:p>
        </w:tc>
        <w:tc>
          <w:tcPr>
            <w:tcW w:w="1450" w:type="dxa"/>
            <w:shd w:val="clear" w:color="auto" w:fill="FFFFFF"/>
            <w:tcMar>
              <w:top w:w="80" w:type="dxa"/>
              <w:left w:w="80" w:type="dxa"/>
              <w:bottom w:w="80" w:type="dxa"/>
              <w:right w:w="80" w:type="dxa"/>
            </w:tcMar>
            <w:vAlign w:val="center"/>
          </w:tcPr>
          <w:p w14:paraId="032C4A12" w14:textId="77777777" w:rsidR="00660A15" w:rsidRDefault="00953647">
            <w:pPr>
              <w:spacing w:before="40" w:line="252" w:lineRule="auto"/>
              <w:jc w:val="center"/>
            </w:pPr>
            <w:r>
              <w:rPr>
                <w:sz w:val="16"/>
              </w:rPr>
              <w:t>8.7883</w:t>
            </w:r>
          </w:p>
        </w:tc>
        <w:tc>
          <w:tcPr>
            <w:tcW w:w="1450" w:type="dxa"/>
            <w:shd w:val="clear" w:color="auto" w:fill="FFFFFF"/>
            <w:tcMar>
              <w:top w:w="80" w:type="dxa"/>
              <w:left w:w="80" w:type="dxa"/>
              <w:bottom w:w="80" w:type="dxa"/>
              <w:right w:w="80" w:type="dxa"/>
            </w:tcMar>
            <w:vAlign w:val="center"/>
          </w:tcPr>
          <w:p w14:paraId="5522367B" w14:textId="77777777" w:rsidR="00660A15" w:rsidRDefault="00953647">
            <w:pPr>
              <w:spacing w:before="40" w:line="252" w:lineRule="auto"/>
              <w:jc w:val="center"/>
            </w:pPr>
            <w:r>
              <w:rPr>
                <w:sz w:val="16"/>
              </w:rPr>
              <w:t>4.42</w:t>
            </w:r>
          </w:p>
        </w:tc>
        <w:tc>
          <w:tcPr>
            <w:tcW w:w="1450" w:type="dxa"/>
            <w:shd w:val="clear" w:color="auto" w:fill="FFFFFF"/>
            <w:tcMar>
              <w:top w:w="80" w:type="dxa"/>
              <w:left w:w="80" w:type="dxa"/>
              <w:bottom w:w="80" w:type="dxa"/>
              <w:right w:w="80" w:type="dxa"/>
            </w:tcMar>
            <w:vAlign w:val="center"/>
          </w:tcPr>
          <w:p w14:paraId="1C90F164" w14:textId="77777777" w:rsidR="00660A15" w:rsidRDefault="00953647">
            <w:pPr>
              <w:spacing w:before="40" w:line="252" w:lineRule="auto"/>
              <w:jc w:val="center"/>
            </w:pPr>
            <w:r>
              <w:rPr>
                <w:sz w:val="16"/>
              </w:rPr>
              <w:t>0.9162</w:t>
            </w:r>
          </w:p>
        </w:tc>
        <w:tc>
          <w:tcPr>
            <w:tcW w:w="1450" w:type="dxa"/>
            <w:shd w:val="clear" w:color="auto" w:fill="FFFFFF"/>
            <w:tcMar>
              <w:top w:w="80" w:type="dxa"/>
              <w:left w:w="80" w:type="dxa"/>
              <w:bottom w:w="80" w:type="dxa"/>
              <w:right w:w="80" w:type="dxa"/>
            </w:tcMar>
            <w:vAlign w:val="center"/>
          </w:tcPr>
          <w:p w14:paraId="7F895899" w14:textId="77777777" w:rsidR="00660A15" w:rsidRDefault="00953647">
            <w:pPr>
              <w:spacing w:before="40" w:line="252" w:lineRule="auto"/>
              <w:jc w:val="center"/>
            </w:pPr>
            <w:r>
              <w:rPr>
                <w:sz w:val="16"/>
              </w:rPr>
              <w:t>48.98</w:t>
            </w:r>
          </w:p>
        </w:tc>
      </w:tr>
      <w:tr w:rsidR="00660A15" w14:paraId="482E5690" w14:textId="77777777">
        <w:trPr>
          <w:cantSplit/>
          <w:jc w:val="center"/>
        </w:trPr>
        <w:tc>
          <w:tcPr>
            <w:tcW w:w="1450" w:type="dxa"/>
            <w:shd w:val="clear" w:color="auto" w:fill="FFFFFF"/>
            <w:tcMar>
              <w:top w:w="80" w:type="dxa"/>
              <w:left w:w="80" w:type="dxa"/>
              <w:bottom w:w="80" w:type="dxa"/>
              <w:right w:w="80" w:type="dxa"/>
            </w:tcMar>
            <w:vAlign w:val="center"/>
          </w:tcPr>
          <w:p w14:paraId="7E36D620"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18C176B9"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50F45CAA" w14:textId="77777777" w:rsidR="00660A15" w:rsidRDefault="00953647">
            <w:pPr>
              <w:spacing w:before="40" w:line="252" w:lineRule="auto"/>
              <w:jc w:val="center"/>
            </w:pPr>
            <w:r>
              <w:rPr>
                <w:sz w:val="16"/>
              </w:rPr>
              <w:t>4.8892</w:t>
            </w:r>
          </w:p>
        </w:tc>
        <w:tc>
          <w:tcPr>
            <w:tcW w:w="1450" w:type="dxa"/>
            <w:shd w:val="clear" w:color="auto" w:fill="FFFFFF"/>
            <w:tcMar>
              <w:top w:w="80" w:type="dxa"/>
              <w:left w:w="80" w:type="dxa"/>
              <w:bottom w:w="80" w:type="dxa"/>
              <w:right w:w="80" w:type="dxa"/>
            </w:tcMar>
            <w:vAlign w:val="center"/>
          </w:tcPr>
          <w:p w14:paraId="4993CE35" w14:textId="77777777" w:rsidR="00660A15" w:rsidRDefault="00953647">
            <w:pPr>
              <w:spacing w:before="40" w:line="252" w:lineRule="auto"/>
              <w:jc w:val="center"/>
            </w:pPr>
            <w:r>
              <w:rPr>
                <w:sz w:val="16"/>
              </w:rPr>
              <w:t>8.2562</w:t>
            </w:r>
          </w:p>
        </w:tc>
        <w:tc>
          <w:tcPr>
            <w:tcW w:w="1450" w:type="dxa"/>
            <w:shd w:val="clear" w:color="auto" w:fill="FFFFFF"/>
            <w:tcMar>
              <w:top w:w="80" w:type="dxa"/>
              <w:left w:w="80" w:type="dxa"/>
              <w:bottom w:w="80" w:type="dxa"/>
              <w:right w:w="80" w:type="dxa"/>
            </w:tcMar>
            <w:vAlign w:val="center"/>
          </w:tcPr>
          <w:p w14:paraId="465AA909" w14:textId="77777777" w:rsidR="00660A15" w:rsidRDefault="00953647">
            <w:pPr>
              <w:spacing w:before="40" w:line="252" w:lineRule="auto"/>
              <w:jc w:val="center"/>
            </w:pPr>
            <w:r>
              <w:rPr>
                <w:sz w:val="16"/>
              </w:rPr>
              <w:t>4.37</w:t>
            </w:r>
          </w:p>
        </w:tc>
        <w:tc>
          <w:tcPr>
            <w:tcW w:w="1450" w:type="dxa"/>
            <w:shd w:val="clear" w:color="auto" w:fill="FFFFFF"/>
            <w:tcMar>
              <w:top w:w="80" w:type="dxa"/>
              <w:left w:w="80" w:type="dxa"/>
              <w:bottom w:w="80" w:type="dxa"/>
              <w:right w:w="80" w:type="dxa"/>
            </w:tcMar>
            <w:vAlign w:val="center"/>
          </w:tcPr>
          <w:p w14:paraId="1F1399AF" w14:textId="77777777" w:rsidR="00660A15" w:rsidRDefault="00953647">
            <w:pPr>
              <w:spacing w:before="40" w:line="252" w:lineRule="auto"/>
              <w:jc w:val="center"/>
            </w:pPr>
            <w:r>
              <w:rPr>
                <w:sz w:val="16"/>
              </w:rPr>
              <w:t>0.9264</w:t>
            </w:r>
          </w:p>
        </w:tc>
        <w:tc>
          <w:tcPr>
            <w:tcW w:w="1450" w:type="dxa"/>
            <w:shd w:val="clear" w:color="auto" w:fill="FFFFFF"/>
            <w:tcMar>
              <w:top w:w="80" w:type="dxa"/>
              <w:left w:w="80" w:type="dxa"/>
              <w:bottom w:w="80" w:type="dxa"/>
              <w:right w:w="80" w:type="dxa"/>
            </w:tcMar>
            <w:vAlign w:val="center"/>
          </w:tcPr>
          <w:p w14:paraId="4DFB9921" w14:textId="77777777" w:rsidR="00660A15" w:rsidRDefault="00953647">
            <w:pPr>
              <w:spacing w:before="40" w:line="252" w:lineRule="auto"/>
              <w:jc w:val="center"/>
            </w:pPr>
            <w:r>
              <w:rPr>
                <w:sz w:val="16"/>
              </w:rPr>
              <w:t>90.95</w:t>
            </w:r>
          </w:p>
        </w:tc>
      </w:tr>
      <w:tr w:rsidR="00660A15" w14:paraId="477E2FDB" w14:textId="77777777">
        <w:trPr>
          <w:cantSplit/>
          <w:jc w:val="center"/>
        </w:trPr>
        <w:tc>
          <w:tcPr>
            <w:tcW w:w="1450" w:type="dxa"/>
            <w:shd w:val="clear" w:color="auto" w:fill="FFFFFF"/>
            <w:tcMar>
              <w:top w:w="80" w:type="dxa"/>
              <w:left w:w="80" w:type="dxa"/>
              <w:bottom w:w="80" w:type="dxa"/>
              <w:right w:w="80" w:type="dxa"/>
            </w:tcMar>
            <w:vAlign w:val="center"/>
          </w:tcPr>
          <w:p w14:paraId="34BBA868" w14:textId="77777777" w:rsidR="00660A15" w:rsidRDefault="00953647">
            <w:pPr>
              <w:spacing w:before="40" w:line="252" w:lineRule="auto"/>
              <w:jc w:val="center"/>
            </w:pPr>
            <w:r>
              <w:rPr>
                <w:sz w:val="16"/>
              </w:rPr>
              <w:lastRenderedPageBreak/>
              <w:t>H5</w:t>
            </w:r>
          </w:p>
        </w:tc>
        <w:tc>
          <w:tcPr>
            <w:tcW w:w="1450" w:type="dxa"/>
            <w:shd w:val="clear" w:color="auto" w:fill="FFFFFF"/>
            <w:tcMar>
              <w:top w:w="80" w:type="dxa"/>
              <w:left w:w="80" w:type="dxa"/>
              <w:bottom w:w="80" w:type="dxa"/>
              <w:right w:w="80" w:type="dxa"/>
            </w:tcMar>
            <w:vAlign w:val="center"/>
          </w:tcPr>
          <w:p w14:paraId="1E386C4F"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759FD3F5" w14:textId="77777777" w:rsidR="00660A15" w:rsidRDefault="00953647">
            <w:pPr>
              <w:spacing w:before="40" w:line="252" w:lineRule="auto"/>
              <w:jc w:val="center"/>
            </w:pPr>
            <w:r>
              <w:rPr>
                <w:sz w:val="16"/>
              </w:rPr>
              <w:t>5.5400</w:t>
            </w:r>
          </w:p>
        </w:tc>
        <w:tc>
          <w:tcPr>
            <w:tcW w:w="1450" w:type="dxa"/>
            <w:shd w:val="clear" w:color="auto" w:fill="FFFFFF"/>
            <w:tcMar>
              <w:top w:w="80" w:type="dxa"/>
              <w:left w:w="80" w:type="dxa"/>
              <w:bottom w:w="80" w:type="dxa"/>
              <w:right w:w="80" w:type="dxa"/>
            </w:tcMar>
            <w:vAlign w:val="center"/>
          </w:tcPr>
          <w:p w14:paraId="0F93663A" w14:textId="77777777" w:rsidR="00660A15" w:rsidRDefault="00953647">
            <w:pPr>
              <w:spacing w:before="40" w:line="252" w:lineRule="auto"/>
              <w:jc w:val="center"/>
            </w:pPr>
            <w:r>
              <w:rPr>
                <w:sz w:val="16"/>
              </w:rPr>
              <w:t>9.0953</w:t>
            </w:r>
          </w:p>
        </w:tc>
        <w:tc>
          <w:tcPr>
            <w:tcW w:w="1450" w:type="dxa"/>
            <w:shd w:val="clear" w:color="auto" w:fill="FFFFFF"/>
            <w:tcMar>
              <w:top w:w="80" w:type="dxa"/>
              <w:left w:w="80" w:type="dxa"/>
              <w:bottom w:w="80" w:type="dxa"/>
              <w:right w:w="80" w:type="dxa"/>
            </w:tcMar>
            <w:vAlign w:val="center"/>
          </w:tcPr>
          <w:p w14:paraId="24C57B3D" w14:textId="77777777" w:rsidR="00660A15" w:rsidRDefault="00953647">
            <w:pPr>
              <w:spacing w:before="40" w:line="252" w:lineRule="auto"/>
              <w:jc w:val="center"/>
            </w:pPr>
            <w:r>
              <w:rPr>
                <w:sz w:val="16"/>
              </w:rPr>
              <w:t>4.83</w:t>
            </w:r>
          </w:p>
        </w:tc>
        <w:tc>
          <w:tcPr>
            <w:tcW w:w="1450" w:type="dxa"/>
            <w:shd w:val="clear" w:color="auto" w:fill="FFFFFF"/>
            <w:tcMar>
              <w:top w:w="80" w:type="dxa"/>
              <w:left w:w="80" w:type="dxa"/>
              <w:bottom w:w="80" w:type="dxa"/>
              <w:right w:w="80" w:type="dxa"/>
            </w:tcMar>
            <w:vAlign w:val="center"/>
          </w:tcPr>
          <w:p w14:paraId="4715A788" w14:textId="77777777" w:rsidR="00660A15" w:rsidRDefault="00953647">
            <w:pPr>
              <w:spacing w:before="40" w:line="252" w:lineRule="auto"/>
              <w:jc w:val="center"/>
            </w:pPr>
            <w:r>
              <w:rPr>
                <w:sz w:val="16"/>
              </w:rPr>
              <w:t>0.9107</w:t>
            </w:r>
          </w:p>
        </w:tc>
        <w:tc>
          <w:tcPr>
            <w:tcW w:w="1450" w:type="dxa"/>
            <w:shd w:val="clear" w:color="auto" w:fill="FFFFFF"/>
            <w:tcMar>
              <w:top w:w="80" w:type="dxa"/>
              <w:left w:w="80" w:type="dxa"/>
              <w:bottom w:w="80" w:type="dxa"/>
              <w:right w:w="80" w:type="dxa"/>
            </w:tcMar>
            <w:vAlign w:val="center"/>
          </w:tcPr>
          <w:p w14:paraId="24C8D41D" w14:textId="77777777" w:rsidR="00660A15" w:rsidRDefault="00953647">
            <w:pPr>
              <w:spacing w:before="40" w:line="252" w:lineRule="auto"/>
              <w:jc w:val="center"/>
            </w:pPr>
            <w:r>
              <w:rPr>
                <w:sz w:val="16"/>
              </w:rPr>
              <w:t>55.05</w:t>
            </w:r>
          </w:p>
        </w:tc>
      </w:tr>
      <w:tr w:rsidR="00660A15" w14:paraId="23D48A79" w14:textId="77777777">
        <w:trPr>
          <w:cantSplit/>
          <w:jc w:val="center"/>
        </w:trPr>
        <w:tc>
          <w:tcPr>
            <w:tcW w:w="1450" w:type="dxa"/>
            <w:shd w:val="clear" w:color="auto" w:fill="FFFFFF"/>
            <w:tcMar>
              <w:top w:w="80" w:type="dxa"/>
              <w:left w:w="80" w:type="dxa"/>
              <w:bottom w:w="80" w:type="dxa"/>
              <w:right w:w="80" w:type="dxa"/>
            </w:tcMar>
            <w:vAlign w:val="center"/>
          </w:tcPr>
          <w:p w14:paraId="4EFEBDCC"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1DC421C3"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085009D7" w14:textId="77777777" w:rsidR="00660A15" w:rsidRDefault="00953647">
            <w:pPr>
              <w:spacing w:before="40" w:line="252" w:lineRule="auto"/>
              <w:jc w:val="center"/>
            </w:pPr>
            <w:r>
              <w:rPr>
                <w:sz w:val="16"/>
              </w:rPr>
              <w:t>5.5776</w:t>
            </w:r>
          </w:p>
        </w:tc>
        <w:tc>
          <w:tcPr>
            <w:tcW w:w="1450" w:type="dxa"/>
            <w:shd w:val="clear" w:color="auto" w:fill="FFFFFF"/>
            <w:tcMar>
              <w:top w:w="80" w:type="dxa"/>
              <w:left w:w="80" w:type="dxa"/>
              <w:bottom w:w="80" w:type="dxa"/>
              <w:right w:w="80" w:type="dxa"/>
            </w:tcMar>
            <w:vAlign w:val="center"/>
          </w:tcPr>
          <w:p w14:paraId="019621F9" w14:textId="77777777" w:rsidR="00660A15" w:rsidRDefault="00953647">
            <w:pPr>
              <w:spacing w:before="40" w:line="252" w:lineRule="auto"/>
              <w:jc w:val="center"/>
            </w:pPr>
            <w:r>
              <w:rPr>
                <w:sz w:val="16"/>
              </w:rPr>
              <w:t>9.1791</w:t>
            </w:r>
          </w:p>
        </w:tc>
        <w:tc>
          <w:tcPr>
            <w:tcW w:w="1450" w:type="dxa"/>
            <w:shd w:val="clear" w:color="auto" w:fill="FFFFFF"/>
            <w:tcMar>
              <w:top w:w="80" w:type="dxa"/>
              <w:left w:w="80" w:type="dxa"/>
              <w:bottom w:w="80" w:type="dxa"/>
              <w:right w:w="80" w:type="dxa"/>
            </w:tcMar>
            <w:vAlign w:val="center"/>
          </w:tcPr>
          <w:p w14:paraId="77A20F04" w14:textId="77777777" w:rsidR="00660A15" w:rsidRDefault="00953647">
            <w:pPr>
              <w:spacing w:before="40" w:line="252" w:lineRule="auto"/>
              <w:jc w:val="center"/>
            </w:pPr>
            <w:r>
              <w:rPr>
                <w:sz w:val="16"/>
              </w:rPr>
              <w:t>4.94</w:t>
            </w:r>
          </w:p>
        </w:tc>
        <w:tc>
          <w:tcPr>
            <w:tcW w:w="1450" w:type="dxa"/>
            <w:shd w:val="clear" w:color="auto" w:fill="FFFFFF"/>
            <w:tcMar>
              <w:top w:w="80" w:type="dxa"/>
              <w:left w:w="80" w:type="dxa"/>
              <w:bottom w:w="80" w:type="dxa"/>
              <w:right w:w="80" w:type="dxa"/>
            </w:tcMar>
            <w:vAlign w:val="center"/>
          </w:tcPr>
          <w:p w14:paraId="1F270A30" w14:textId="77777777" w:rsidR="00660A15" w:rsidRDefault="00953647">
            <w:pPr>
              <w:spacing w:before="40" w:line="252" w:lineRule="auto"/>
              <w:jc w:val="center"/>
            </w:pPr>
            <w:r>
              <w:rPr>
                <w:sz w:val="16"/>
              </w:rPr>
              <w:t>0.9091</w:t>
            </w:r>
          </w:p>
        </w:tc>
        <w:tc>
          <w:tcPr>
            <w:tcW w:w="1450" w:type="dxa"/>
            <w:shd w:val="clear" w:color="auto" w:fill="FFFFFF"/>
            <w:tcMar>
              <w:top w:w="80" w:type="dxa"/>
              <w:left w:w="80" w:type="dxa"/>
              <w:bottom w:w="80" w:type="dxa"/>
              <w:right w:w="80" w:type="dxa"/>
            </w:tcMar>
            <w:vAlign w:val="center"/>
          </w:tcPr>
          <w:p w14:paraId="37BE8A83" w14:textId="77777777" w:rsidR="00660A15" w:rsidRDefault="00953647">
            <w:pPr>
              <w:spacing w:before="40" w:line="252" w:lineRule="auto"/>
              <w:jc w:val="center"/>
            </w:pPr>
            <w:r>
              <w:rPr>
                <w:sz w:val="16"/>
              </w:rPr>
              <w:t>52.53</w:t>
            </w:r>
          </w:p>
        </w:tc>
      </w:tr>
      <w:tr w:rsidR="00660A15" w14:paraId="55057BC1" w14:textId="77777777">
        <w:trPr>
          <w:cantSplit/>
          <w:jc w:val="center"/>
        </w:trPr>
        <w:tc>
          <w:tcPr>
            <w:tcW w:w="1450" w:type="dxa"/>
            <w:shd w:val="clear" w:color="auto" w:fill="FFFFFF"/>
            <w:tcMar>
              <w:top w:w="80" w:type="dxa"/>
              <w:left w:w="80" w:type="dxa"/>
              <w:bottom w:w="80" w:type="dxa"/>
              <w:right w:w="80" w:type="dxa"/>
            </w:tcMar>
            <w:vAlign w:val="center"/>
          </w:tcPr>
          <w:p w14:paraId="2BD1175B"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0F79B7E8"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4B90FB73" w14:textId="77777777" w:rsidR="00660A15" w:rsidRDefault="00953647">
            <w:pPr>
              <w:spacing w:before="40" w:line="252" w:lineRule="auto"/>
              <w:jc w:val="center"/>
            </w:pPr>
            <w:r>
              <w:rPr>
                <w:sz w:val="16"/>
              </w:rPr>
              <w:t>5.6939</w:t>
            </w:r>
          </w:p>
        </w:tc>
        <w:tc>
          <w:tcPr>
            <w:tcW w:w="1450" w:type="dxa"/>
            <w:shd w:val="clear" w:color="auto" w:fill="FFFFFF"/>
            <w:tcMar>
              <w:top w:w="80" w:type="dxa"/>
              <w:left w:w="80" w:type="dxa"/>
              <w:bottom w:w="80" w:type="dxa"/>
              <w:right w:w="80" w:type="dxa"/>
            </w:tcMar>
            <w:vAlign w:val="center"/>
          </w:tcPr>
          <w:p w14:paraId="140B3F26" w14:textId="77777777" w:rsidR="00660A15" w:rsidRDefault="00953647">
            <w:pPr>
              <w:spacing w:before="40" w:line="252" w:lineRule="auto"/>
              <w:jc w:val="center"/>
            </w:pPr>
            <w:r>
              <w:rPr>
                <w:sz w:val="16"/>
              </w:rPr>
              <w:t>9.6105</w:t>
            </w:r>
          </w:p>
        </w:tc>
        <w:tc>
          <w:tcPr>
            <w:tcW w:w="1450" w:type="dxa"/>
            <w:shd w:val="clear" w:color="auto" w:fill="FFFFFF"/>
            <w:tcMar>
              <w:top w:w="80" w:type="dxa"/>
              <w:left w:w="80" w:type="dxa"/>
              <w:bottom w:w="80" w:type="dxa"/>
              <w:right w:w="80" w:type="dxa"/>
            </w:tcMar>
            <w:vAlign w:val="center"/>
          </w:tcPr>
          <w:p w14:paraId="0E825C84" w14:textId="77777777" w:rsidR="00660A15" w:rsidRDefault="00953647">
            <w:pPr>
              <w:spacing w:before="40" w:line="252" w:lineRule="auto"/>
              <w:jc w:val="center"/>
            </w:pPr>
            <w:r>
              <w:rPr>
                <w:sz w:val="16"/>
              </w:rPr>
              <w:t>5.00</w:t>
            </w:r>
          </w:p>
        </w:tc>
        <w:tc>
          <w:tcPr>
            <w:tcW w:w="1450" w:type="dxa"/>
            <w:shd w:val="clear" w:color="auto" w:fill="FFFFFF"/>
            <w:tcMar>
              <w:top w:w="80" w:type="dxa"/>
              <w:left w:w="80" w:type="dxa"/>
              <w:bottom w:w="80" w:type="dxa"/>
              <w:right w:w="80" w:type="dxa"/>
            </w:tcMar>
            <w:vAlign w:val="center"/>
          </w:tcPr>
          <w:p w14:paraId="3A23E0E9" w14:textId="77777777" w:rsidR="00660A15" w:rsidRDefault="00953647">
            <w:pPr>
              <w:spacing w:before="40" w:line="252" w:lineRule="auto"/>
              <w:jc w:val="center"/>
            </w:pPr>
            <w:r>
              <w:rPr>
                <w:sz w:val="16"/>
              </w:rPr>
              <w:t>0.9003</w:t>
            </w:r>
          </w:p>
        </w:tc>
        <w:tc>
          <w:tcPr>
            <w:tcW w:w="1450" w:type="dxa"/>
            <w:shd w:val="clear" w:color="auto" w:fill="FFFFFF"/>
            <w:tcMar>
              <w:top w:w="80" w:type="dxa"/>
              <w:left w:w="80" w:type="dxa"/>
              <w:bottom w:w="80" w:type="dxa"/>
              <w:right w:w="80" w:type="dxa"/>
            </w:tcMar>
            <w:vAlign w:val="center"/>
          </w:tcPr>
          <w:p w14:paraId="0D7823E3" w14:textId="77777777" w:rsidR="00660A15" w:rsidRDefault="00953647">
            <w:pPr>
              <w:spacing w:before="40" w:line="252" w:lineRule="auto"/>
              <w:jc w:val="center"/>
            </w:pPr>
            <w:r>
              <w:rPr>
                <w:sz w:val="16"/>
              </w:rPr>
              <w:t>38.89</w:t>
            </w:r>
          </w:p>
        </w:tc>
      </w:tr>
      <w:tr w:rsidR="00660A15" w14:paraId="02E7616C" w14:textId="77777777">
        <w:trPr>
          <w:cantSplit/>
          <w:jc w:val="center"/>
        </w:trPr>
        <w:tc>
          <w:tcPr>
            <w:tcW w:w="1450" w:type="dxa"/>
            <w:shd w:val="clear" w:color="auto" w:fill="FFFFFF"/>
            <w:tcMar>
              <w:top w:w="80" w:type="dxa"/>
              <w:left w:w="80" w:type="dxa"/>
              <w:bottom w:w="80" w:type="dxa"/>
              <w:right w:w="80" w:type="dxa"/>
            </w:tcMar>
            <w:vAlign w:val="center"/>
          </w:tcPr>
          <w:p w14:paraId="4E696F1B"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3DD85066"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2E9140FB" w14:textId="77777777" w:rsidR="00660A15" w:rsidRDefault="00953647">
            <w:pPr>
              <w:spacing w:before="40" w:line="252" w:lineRule="auto"/>
              <w:jc w:val="center"/>
            </w:pPr>
            <w:r>
              <w:rPr>
                <w:sz w:val="16"/>
              </w:rPr>
              <w:t>5.8835</w:t>
            </w:r>
          </w:p>
        </w:tc>
        <w:tc>
          <w:tcPr>
            <w:tcW w:w="1450" w:type="dxa"/>
            <w:shd w:val="clear" w:color="auto" w:fill="FFFFFF"/>
            <w:tcMar>
              <w:top w:w="80" w:type="dxa"/>
              <w:left w:w="80" w:type="dxa"/>
              <w:bottom w:w="80" w:type="dxa"/>
              <w:right w:w="80" w:type="dxa"/>
            </w:tcMar>
            <w:vAlign w:val="center"/>
          </w:tcPr>
          <w:p w14:paraId="1576B48E" w14:textId="77777777" w:rsidR="00660A15" w:rsidRDefault="00953647">
            <w:pPr>
              <w:spacing w:before="40" w:line="252" w:lineRule="auto"/>
              <w:jc w:val="center"/>
            </w:pPr>
            <w:r>
              <w:rPr>
                <w:sz w:val="16"/>
              </w:rPr>
              <w:t>10.0733</w:t>
            </w:r>
          </w:p>
        </w:tc>
        <w:tc>
          <w:tcPr>
            <w:tcW w:w="1450" w:type="dxa"/>
            <w:shd w:val="clear" w:color="auto" w:fill="FFFFFF"/>
            <w:tcMar>
              <w:top w:w="80" w:type="dxa"/>
              <w:left w:w="80" w:type="dxa"/>
              <w:bottom w:w="80" w:type="dxa"/>
              <w:right w:w="80" w:type="dxa"/>
            </w:tcMar>
            <w:vAlign w:val="center"/>
          </w:tcPr>
          <w:p w14:paraId="05F95720" w14:textId="77777777" w:rsidR="00660A15" w:rsidRDefault="00953647">
            <w:pPr>
              <w:spacing w:before="40" w:line="252" w:lineRule="auto"/>
              <w:jc w:val="center"/>
            </w:pPr>
            <w:r>
              <w:rPr>
                <w:sz w:val="16"/>
              </w:rPr>
              <w:t>5.19</w:t>
            </w:r>
          </w:p>
        </w:tc>
        <w:tc>
          <w:tcPr>
            <w:tcW w:w="1450" w:type="dxa"/>
            <w:shd w:val="clear" w:color="auto" w:fill="FFFFFF"/>
            <w:tcMar>
              <w:top w:w="80" w:type="dxa"/>
              <w:left w:w="80" w:type="dxa"/>
              <w:bottom w:w="80" w:type="dxa"/>
              <w:right w:w="80" w:type="dxa"/>
            </w:tcMar>
            <w:vAlign w:val="center"/>
          </w:tcPr>
          <w:p w14:paraId="49900831" w14:textId="77777777" w:rsidR="00660A15" w:rsidRDefault="00953647">
            <w:pPr>
              <w:spacing w:before="40" w:line="252" w:lineRule="auto"/>
              <w:jc w:val="center"/>
            </w:pPr>
            <w:r>
              <w:rPr>
                <w:sz w:val="16"/>
              </w:rPr>
              <w:t>0.8905</w:t>
            </w:r>
          </w:p>
        </w:tc>
        <w:tc>
          <w:tcPr>
            <w:tcW w:w="1450" w:type="dxa"/>
            <w:shd w:val="clear" w:color="auto" w:fill="FFFFFF"/>
            <w:tcMar>
              <w:top w:w="80" w:type="dxa"/>
              <w:left w:w="80" w:type="dxa"/>
              <w:bottom w:w="80" w:type="dxa"/>
              <w:right w:w="80" w:type="dxa"/>
            </w:tcMar>
            <w:vAlign w:val="center"/>
          </w:tcPr>
          <w:p w14:paraId="35972807" w14:textId="77777777" w:rsidR="00660A15" w:rsidRDefault="00953647">
            <w:pPr>
              <w:spacing w:before="40" w:line="252" w:lineRule="auto"/>
              <w:jc w:val="center"/>
            </w:pPr>
            <w:r>
              <w:rPr>
                <w:sz w:val="16"/>
              </w:rPr>
              <w:t>45.45</w:t>
            </w:r>
          </w:p>
        </w:tc>
      </w:tr>
      <w:tr w:rsidR="00660A15" w14:paraId="44C18D4A" w14:textId="77777777">
        <w:trPr>
          <w:cantSplit/>
          <w:jc w:val="center"/>
        </w:trPr>
        <w:tc>
          <w:tcPr>
            <w:tcW w:w="1450" w:type="dxa"/>
            <w:shd w:val="clear" w:color="auto" w:fill="FFFFFF"/>
            <w:tcMar>
              <w:top w:w="80" w:type="dxa"/>
              <w:left w:w="80" w:type="dxa"/>
              <w:bottom w:w="80" w:type="dxa"/>
              <w:right w:w="80" w:type="dxa"/>
            </w:tcMar>
            <w:vAlign w:val="center"/>
          </w:tcPr>
          <w:p w14:paraId="01912DA7"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399102BD" w14:textId="77777777" w:rsidR="00660A15" w:rsidRDefault="00953647">
            <w:pPr>
              <w:spacing w:before="40" w:line="252" w:lineRule="auto"/>
              <w:jc w:val="left"/>
            </w:pPr>
            <w:r>
              <w:rPr>
                <w:sz w:val="16"/>
              </w:rPr>
              <w:t>BiMamba</w:t>
            </w:r>
          </w:p>
        </w:tc>
        <w:tc>
          <w:tcPr>
            <w:tcW w:w="1450" w:type="dxa"/>
            <w:shd w:val="clear" w:color="auto" w:fill="FFFFFF"/>
            <w:tcMar>
              <w:top w:w="80" w:type="dxa"/>
              <w:left w:w="80" w:type="dxa"/>
              <w:bottom w:w="80" w:type="dxa"/>
              <w:right w:w="80" w:type="dxa"/>
            </w:tcMar>
            <w:vAlign w:val="center"/>
          </w:tcPr>
          <w:p w14:paraId="0B22D770" w14:textId="77777777" w:rsidR="00660A15" w:rsidRDefault="00953647">
            <w:pPr>
              <w:spacing w:before="40" w:line="252" w:lineRule="auto"/>
              <w:jc w:val="center"/>
            </w:pPr>
            <w:r>
              <w:rPr>
                <w:sz w:val="16"/>
              </w:rPr>
              <w:t>6.5439</w:t>
            </w:r>
          </w:p>
        </w:tc>
        <w:tc>
          <w:tcPr>
            <w:tcW w:w="1450" w:type="dxa"/>
            <w:shd w:val="clear" w:color="auto" w:fill="FFFFFF"/>
            <w:tcMar>
              <w:top w:w="80" w:type="dxa"/>
              <w:left w:w="80" w:type="dxa"/>
              <w:bottom w:w="80" w:type="dxa"/>
              <w:right w:w="80" w:type="dxa"/>
            </w:tcMar>
            <w:vAlign w:val="center"/>
          </w:tcPr>
          <w:p w14:paraId="52AF8EB2" w14:textId="77777777" w:rsidR="00660A15" w:rsidRDefault="00953647">
            <w:pPr>
              <w:spacing w:before="40" w:line="252" w:lineRule="auto"/>
              <w:jc w:val="center"/>
            </w:pPr>
            <w:r>
              <w:rPr>
                <w:sz w:val="16"/>
              </w:rPr>
              <w:t>11.2085</w:t>
            </w:r>
          </w:p>
        </w:tc>
        <w:tc>
          <w:tcPr>
            <w:tcW w:w="1450" w:type="dxa"/>
            <w:shd w:val="clear" w:color="auto" w:fill="FFFFFF"/>
            <w:tcMar>
              <w:top w:w="80" w:type="dxa"/>
              <w:left w:w="80" w:type="dxa"/>
              <w:bottom w:w="80" w:type="dxa"/>
              <w:right w:w="80" w:type="dxa"/>
            </w:tcMar>
            <w:vAlign w:val="center"/>
          </w:tcPr>
          <w:p w14:paraId="3402268B" w14:textId="77777777" w:rsidR="00660A15" w:rsidRDefault="00953647">
            <w:pPr>
              <w:spacing w:before="40" w:line="252" w:lineRule="auto"/>
              <w:jc w:val="center"/>
            </w:pPr>
            <w:r>
              <w:rPr>
                <w:sz w:val="16"/>
              </w:rPr>
              <w:t>5.82</w:t>
            </w:r>
          </w:p>
        </w:tc>
        <w:tc>
          <w:tcPr>
            <w:tcW w:w="1450" w:type="dxa"/>
            <w:shd w:val="clear" w:color="auto" w:fill="FFFFFF"/>
            <w:tcMar>
              <w:top w:w="80" w:type="dxa"/>
              <w:left w:w="80" w:type="dxa"/>
              <w:bottom w:w="80" w:type="dxa"/>
              <w:right w:w="80" w:type="dxa"/>
            </w:tcMar>
            <w:vAlign w:val="center"/>
          </w:tcPr>
          <w:p w14:paraId="518D8134" w14:textId="77777777" w:rsidR="00660A15" w:rsidRDefault="00953647">
            <w:pPr>
              <w:spacing w:before="40" w:line="252" w:lineRule="auto"/>
              <w:jc w:val="center"/>
            </w:pPr>
            <w:r>
              <w:rPr>
                <w:sz w:val="16"/>
              </w:rPr>
              <w:t>0.8644</w:t>
            </w:r>
          </w:p>
        </w:tc>
        <w:tc>
          <w:tcPr>
            <w:tcW w:w="1450" w:type="dxa"/>
            <w:shd w:val="clear" w:color="auto" w:fill="FFFFFF"/>
            <w:tcMar>
              <w:top w:w="80" w:type="dxa"/>
              <w:left w:w="80" w:type="dxa"/>
              <w:bottom w:w="80" w:type="dxa"/>
              <w:right w:w="80" w:type="dxa"/>
            </w:tcMar>
            <w:vAlign w:val="center"/>
          </w:tcPr>
          <w:p w14:paraId="3CA29882" w14:textId="77777777" w:rsidR="00660A15" w:rsidRDefault="00953647">
            <w:pPr>
              <w:spacing w:before="40" w:line="252" w:lineRule="auto"/>
              <w:jc w:val="center"/>
            </w:pPr>
            <w:r>
              <w:rPr>
                <w:sz w:val="16"/>
              </w:rPr>
              <w:t>53.54</w:t>
            </w:r>
          </w:p>
        </w:tc>
      </w:tr>
      <w:tr w:rsidR="00660A15" w14:paraId="52A98FF4" w14:textId="77777777">
        <w:trPr>
          <w:cantSplit/>
          <w:jc w:val="center"/>
        </w:trPr>
        <w:tc>
          <w:tcPr>
            <w:tcW w:w="1450" w:type="dxa"/>
            <w:shd w:val="clear" w:color="auto" w:fill="FFFFFF"/>
            <w:tcMar>
              <w:top w:w="80" w:type="dxa"/>
              <w:left w:w="80" w:type="dxa"/>
              <w:bottom w:w="80" w:type="dxa"/>
              <w:right w:w="80" w:type="dxa"/>
            </w:tcMar>
            <w:vAlign w:val="center"/>
          </w:tcPr>
          <w:p w14:paraId="50563675"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167419E5"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7F123589" w14:textId="77777777" w:rsidR="00660A15" w:rsidRDefault="00953647">
            <w:pPr>
              <w:spacing w:before="40" w:line="252" w:lineRule="auto"/>
              <w:jc w:val="center"/>
            </w:pPr>
            <w:r>
              <w:rPr>
                <w:sz w:val="16"/>
              </w:rPr>
              <w:t>5.5504</w:t>
            </w:r>
          </w:p>
        </w:tc>
        <w:tc>
          <w:tcPr>
            <w:tcW w:w="1450" w:type="dxa"/>
            <w:shd w:val="clear" w:color="auto" w:fill="FFFFFF"/>
            <w:tcMar>
              <w:top w:w="80" w:type="dxa"/>
              <w:left w:w="80" w:type="dxa"/>
              <w:bottom w:w="80" w:type="dxa"/>
              <w:right w:w="80" w:type="dxa"/>
            </w:tcMar>
            <w:vAlign w:val="center"/>
          </w:tcPr>
          <w:p w14:paraId="789CD6AE" w14:textId="77777777" w:rsidR="00660A15" w:rsidRDefault="00953647">
            <w:pPr>
              <w:spacing w:before="40" w:line="252" w:lineRule="auto"/>
              <w:jc w:val="center"/>
            </w:pPr>
            <w:r>
              <w:rPr>
                <w:sz w:val="16"/>
              </w:rPr>
              <w:t>9.1791</w:t>
            </w:r>
          </w:p>
        </w:tc>
        <w:tc>
          <w:tcPr>
            <w:tcW w:w="1450" w:type="dxa"/>
            <w:shd w:val="clear" w:color="auto" w:fill="FFFFFF"/>
            <w:tcMar>
              <w:top w:w="80" w:type="dxa"/>
              <w:left w:w="80" w:type="dxa"/>
              <w:bottom w:w="80" w:type="dxa"/>
              <w:right w:w="80" w:type="dxa"/>
            </w:tcMar>
            <w:vAlign w:val="center"/>
          </w:tcPr>
          <w:p w14:paraId="33E4D29D" w14:textId="77777777" w:rsidR="00660A15" w:rsidRDefault="00953647">
            <w:pPr>
              <w:spacing w:before="40" w:line="252" w:lineRule="auto"/>
              <w:jc w:val="center"/>
            </w:pPr>
            <w:r>
              <w:rPr>
                <w:sz w:val="16"/>
              </w:rPr>
              <w:t>4.85</w:t>
            </w:r>
          </w:p>
        </w:tc>
        <w:tc>
          <w:tcPr>
            <w:tcW w:w="1450" w:type="dxa"/>
            <w:shd w:val="clear" w:color="auto" w:fill="FFFFFF"/>
            <w:tcMar>
              <w:top w:w="80" w:type="dxa"/>
              <w:left w:w="80" w:type="dxa"/>
              <w:bottom w:w="80" w:type="dxa"/>
              <w:right w:w="80" w:type="dxa"/>
            </w:tcMar>
            <w:vAlign w:val="center"/>
          </w:tcPr>
          <w:p w14:paraId="6C709F2F" w14:textId="77777777" w:rsidR="00660A15" w:rsidRDefault="00953647">
            <w:pPr>
              <w:spacing w:before="40" w:line="252" w:lineRule="auto"/>
              <w:jc w:val="center"/>
            </w:pPr>
            <w:r>
              <w:rPr>
                <w:sz w:val="16"/>
              </w:rPr>
              <w:t>0.9091</w:t>
            </w:r>
          </w:p>
        </w:tc>
        <w:tc>
          <w:tcPr>
            <w:tcW w:w="1450" w:type="dxa"/>
            <w:shd w:val="clear" w:color="auto" w:fill="FFFFFF"/>
            <w:tcMar>
              <w:top w:w="80" w:type="dxa"/>
              <w:left w:w="80" w:type="dxa"/>
              <w:bottom w:w="80" w:type="dxa"/>
              <w:right w:w="80" w:type="dxa"/>
            </w:tcMar>
            <w:vAlign w:val="center"/>
          </w:tcPr>
          <w:p w14:paraId="3797B939" w14:textId="77777777" w:rsidR="00660A15" w:rsidRDefault="00953647">
            <w:pPr>
              <w:spacing w:before="40" w:line="252" w:lineRule="auto"/>
              <w:jc w:val="center"/>
            </w:pPr>
            <w:r>
              <w:rPr>
                <w:sz w:val="16"/>
              </w:rPr>
              <w:t>50.00</w:t>
            </w:r>
          </w:p>
        </w:tc>
      </w:tr>
      <w:tr w:rsidR="00660A15" w14:paraId="2EC7DF8E" w14:textId="77777777">
        <w:trPr>
          <w:cantSplit/>
          <w:jc w:val="center"/>
        </w:trPr>
        <w:tc>
          <w:tcPr>
            <w:tcW w:w="1450" w:type="dxa"/>
            <w:shd w:val="clear" w:color="auto" w:fill="FFFFFF"/>
            <w:tcMar>
              <w:top w:w="80" w:type="dxa"/>
              <w:left w:w="80" w:type="dxa"/>
              <w:bottom w:w="80" w:type="dxa"/>
              <w:right w:w="80" w:type="dxa"/>
            </w:tcMar>
            <w:vAlign w:val="center"/>
          </w:tcPr>
          <w:p w14:paraId="4E047216"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1B9985CB"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6BAE8161" w14:textId="77777777" w:rsidR="00660A15" w:rsidRDefault="00953647">
            <w:pPr>
              <w:spacing w:before="40" w:line="252" w:lineRule="auto"/>
              <w:jc w:val="center"/>
            </w:pPr>
            <w:r>
              <w:rPr>
                <w:sz w:val="16"/>
              </w:rPr>
              <w:t>4.0695</w:t>
            </w:r>
          </w:p>
        </w:tc>
        <w:tc>
          <w:tcPr>
            <w:tcW w:w="1450" w:type="dxa"/>
            <w:shd w:val="clear" w:color="auto" w:fill="FFFFFF"/>
            <w:tcMar>
              <w:top w:w="80" w:type="dxa"/>
              <w:left w:w="80" w:type="dxa"/>
              <w:bottom w:w="80" w:type="dxa"/>
              <w:right w:w="80" w:type="dxa"/>
            </w:tcMar>
            <w:vAlign w:val="center"/>
          </w:tcPr>
          <w:p w14:paraId="20A64EC4" w14:textId="77777777" w:rsidR="00660A15" w:rsidRDefault="00953647">
            <w:pPr>
              <w:spacing w:before="40" w:line="252" w:lineRule="auto"/>
              <w:jc w:val="center"/>
            </w:pPr>
            <w:r>
              <w:rPr>
                <w:sz w:val="16"/>
              </w:rPr>
              <w:t>7.6785</w:t>
            </w:r>
          </w:p>
        </w:tc>
        <w:tc>
          <w:tcPr>
            <w:tcW w:w="1450" w:type="dxa"/>
            <w:shd w:val="clear" w:color="auto" w:fill="FFFFFF"/>
            <w:tcMar>
              <w:top w:w="80" w:type="dxa"/>
              <w:left w:w="80" w:type="dxa"/>
              <w:bottom w:w="80" w:type="dxa"/>
              <w:right w:w="80" w:type="dxa"/>
            </w:tcMar>
            <w:vAlign w:val="center"/>
          </w:tcPr>
          <w:p w14:paraId="272877AB" w14:textId="77777777" w:rsidR="00660A15" w:rsidRDefault="00953647">
            <w:pPr>
              <w:spacing w:before="40" w:line="252" w:lineRule="auto"/>
              <w:jc w:val="center"/>
            </w:pPr>
            <w:r>
              <w:rPr>
                <w:sz w:val="16"/>
              </w:rPr>
              <w:t>3.76</w:t>
            </w:r>
          </w:p>
        </w:tc>
        <w:tc>
          <w:tcPr>
            <w:tcW w:w="1450" w:type="dxa"/>
            <w:shd w:val="clear" w:color="auto" w:fill="FFFFFF"/>
            <w:tcMar>
              <w:top w:w="80" w:type="dxa"/>
              <w:left w:w="80" w:type="dxa"/>
              <w:bottom w:w="80" w:type="dxa"/>
              <w:right w:w="80" w:type="dxa"/>
            </w:tcMar>
            <w:vAlign w:val="center"/>
          </w:tcPr>
          <w:p w14:paraId="56839304" w14:textId="77777777" w:rsidR="00660A15" w:rsidRDefault="00953647">
            <w:pPr>
              <w:spacing w:before="40" w:line="252" w:lineRule="auto"/>
              <w:jc w:val="center"/>
            </w:pPr>
            <w:r>
              <w:rPr>
                <w:sz w:val="16"/>
              </w:rPr>
              <w:t>0.9142</w:t>
            </w:r>
          </w:p>
        </w:tc>
        <w:tc>
          <w:tcPr>
            <w:tcW w:w="1450" w:type="dxa"/>
            <w:shd w:val="clear" w:color="auto" w:fill="FFFFFF"/>
            <w:tcMar>
              <w:top w:w="80" w:type="dxa"/>
              <w:left w:w="80" w:type="dxa"/>
              <w:bottom w:w="80" w:type="dxa"/>
              <w:right w:w="80" w:type="dxa"/>
            </w:tcMar>
            <w:vAlign w:val="center"/>
          </w:tcPr>
          <w:p w14:paraId="10ABEDA0" w14:textId="77777777" w:rsidR="00660A15" w:rsidRDefault="00953647">
            <w:pPr>
              <w:spacing w:before="40" w:line="252" w:lineRule="auto"/>
              <w:jc w:val="center"/>
            </w:pPr>
            <w:r>
              <w:rPr>
                <w:sz w:val="16"/>
              </w:rPr>
              <w:t>95.56</w:t>
            </w:r>
          </w:p>
        </w:tc>
      </w:tr>
      <w:tr w:rsidR="00660A15" w14:paraId="4BA185F4" w14:textId="77777777">
        <w:trPr>
          <w:cantSplit/>
          <w:jc w:val="center"/>
        </w:trPr>
        <w:tc>
          <w:tcPr>
            <w:tcW w:w="1450" w:type="dxa"/>
            <w:shd w:val="clear" w:color="auto" w:fill="FFFFFF"/>
            <w:tcMar>
              <w:top w:w="80" w:type="dxa"/>
              <w:left w:w="80" w:type="dxa"/>
              <w:bottom w:w="80" w:type="dxa"/>
              <w:right w:w="80" w:type="dxa"/>
            </w:tcMar>
            <w:vAlign w:val="center"/>
          </w:tcPr>
          <w:p w14:paraId="44D8088D"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2ECCEB61"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066EC022" w14:textId="77777777" w:rsidR="00660A15" w:rsidRDefault="00953647">
            <w:pPr>
              <w:spacing w:before="40" w:line="252" w:lineRule="auto"/>
              <w:jc w:val="center"/>
            </w:pPr>
            <w:r>
              <w:rPr>
                <w:sz w:val="16"/>
              </w:rPr>
              <w:t>5.0377</w:t>
            </w:r>
          </w:p>
        </w:tc>
        <w:tc>
          <w:tcPr>
            <w:tcW w:w="1450" w:type="dxa"/>
            <w:shd w:val="clear" w:color="auto" w:fill="FFFFFF"/>
            <w:tcMar>
              <w:top w:w="80" w:type="dxa"/>
              <w:left w:w="80" w:type="dxa"/>
              <w:bottom w:w="80" w:type="dxa"/>
              <w:right w:w="80" w:type="dxa"/>
            </w:tcMar>
            <w:vAlign w:val="center"/>
          </w:tcPr>
          <w:p w14:paraId="61CD8E4C" w14:textId="77777777" w:rsidR="00660A15" w:rsidRDefault="00953647">
            <w:pPr>
              <w:spacing w:before="40" w:line="252" w:lineRule="auto"/>
              <w:jc w:val="center"/>
            </w:pPr>
            <w:r>
              <w:rPr>
                <w:sz w:val="16"/>
              </w:rPr>
              <w:t>8.9709</w:t>
            </w:r>
          </w:p>
        </w:tc>
        <w:tc>
          <w:tcPr>
            <w:tcW w:w="1450" w:type="dxa"/>
            <w:shd w:val="clear" w:color="auto" w:fill="FFFFFF"/>
            <w:tcMar>
              <w:top w:w="80" w:type="dxa"/>
              <w:left w:w="80" w:type="dxa"/>
              <w:bottom w:w="80" w:type="dxa"/>
              <w:right w:w="80" w:type="dxa"/>
            </w:tcMar>
            <w:vAlign w:val="center"/>
          </w:tcPr>
          <w:p w14:paraId="25D8F16C" w14:textId="77777777" w:rsidR="00660A15" w:rsidRDefault="00953647">
            <w:pPr>
              <w:spacing w:before="40" w:line="252" w:lineRule="auto"/>
              <w:jc w:val="center"/>
            </w:pPr>
            <w:r>
              <w:rPr>
                <w:sz w:val="16"/>
              </w:rPr>
              <w:t>4.54</w:t>
            </w:r>
          </w:p>
        </w:tc>
        <w:tc>
          <w:tcPr>
            <w:tcW w:w="1450" w:type="dxa"/>
            <w:shd w:val="clear" w:color="auto" w:fill="FFFFFF"/>
            <w:tcMar>
              <w:top w:w="80" w:type="dxa"/>
              <w:left w:w="80" w:type="dxa"/>
              <w:bottom w:w="80" w:type="dxa"/>
              <w:right w:w="80" w:type="dxa"/>
            </w:tcMar>
            <w:vAlign w:val="center"/>
          </w:tcPr>
          <w:p w14:paraId="0EB280B9" w14:textId="77777777" w:rsidR="00660A15" w:rsidRDefault="00953647">
            <w:pPr>
              <w:spacing w:before="40" w:line="252" w:lineRule="auto"/>
              <w:jc w:val="center"/>
            </w:pPr>
            <w:r>
              <w:rPr>
                <w:sz w:val="16"/>
              </w:rPr>
              <w:t>0.8828</w:t>
            </w:r>
          </w:p>
        </w:tc>
        <w:tc>
          <w:tcPr>
            <w:tcW w:w="1450" w:type="dxa"/>
            <w:shd w:val="clear" w:color="auto" w:fill="FFFFFF"/>
            <w:tcMar>
              <w:top w:w="80" w:type="dxa"/>
              <w:left w:w="80" w:type="dxa"/>
              <w:bottom w:w="80" w:type="dxa"/>
              <w:right w:w="80" w:type="dxa"/>
            </w:tcMar>
            <w:vAlign w:val="center"/>
          </w:tcPr>
          <w:p w14:paraId="7100ED6E" w14:textId="77777777" w:rsidR="00660A15" w:rsidRDefault="00953647">
            <w:pPr>
              <w:spacing w:before="40" w:line="252" w:lineRule="auto"/>
              <w:jc w:val="center"/>
            </w:pPr>
            <w:r>
              <w:rPr>
                <w:sz w:val="16"/>
              </w:rPr>
              <w:t>44.18</w:t>
            </w:r>
          </w:p>
        </w:tc>
      </w:tr>
      <w:tr w:rsidR="00660A15" w14:paraId="7474CAE0" w14:textId="77777777">
        <w:trPr>
          <w:cantSplit/>
          <w:jc w:val="center"/>
        </w:trPr>
        <w:tc>
          <w:tcPr>
            <w:tcW w:w="1450" w:type="dxa"/>
            <w:shd w:val="clear" w:color="auto" w:fill="FFFFFF"/>
            <w:tcMar>
              <w:top w:w="80" w:type="dxa"/>
              <w:left w:w="80" w:type="dxa"/>
              <w:bottom w:w="80" w:type="dxa"/>
              <w:right w:w="80" w:type="dxa"/>
            </w:tcMar>
            <w:vAlign w:val="center"/>
          </w:tcPr>
          <w:p w14:paraId="0E9CB830"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2D52B50C"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58F85C42" w14:textId="77777777" w:rsidR="00660A15" w:rsidRDefault="00953647">
            <w:pPr>
              <w:spacing w:before="40" w:line="252" w:lineRule="auto"/>
              <w:jc w:val="center"/>
            </w:pPr>
            <w:r>
              <w:rPr>
                <w:sz w:val="16"/>
              </w:rPr>
              <w:t>4.7339</w:t>
            </w:r>
          </w:p>
        </w:tc>
        <w:tc>
          <w:tcPr>
            <w:tcW w:w="1450" w:type="dxa"/>
            <w:shd w:val="clear" w:color="auto" w:fill="FFFFFF"/>
            <w:tcMar>
              <w:top w:w="80" w:type="dxa"/>
              <w:left w:w="80" w:type="dxa"/>
              <w:bottom w:w="80" w:type="dxa"/>
              <w:right w:w="80" w:type="dxa"/>
            </w:tcMar>
            <w:vAlign w:val="center"/>
          </w:tcPr>
          <w:p w14:paraId="4AF83415" w14:textId="77777777" w:rsidR="00660A15" w:rsidRDefault="00953647">
            <w:pPr>
              <w:spacing w:before="40" w:line="252" w:lineRule="auto"/>
              <w:jc w:val="center"/>
            </w:pPr>
            <w:r>
              <w:rPr>
                <w:sz w:val="16"/>
              </w:rPr>
              <w:t>8.5689</w:t>
            </w:r>
          </w:p>
        </w:tc>
        <w:tc>
          <w:tcPr>
            <w:tcW w:w="1450" w:type="dxa"/>
            <w:shd w:val="clear" w:color="auto" w:fill="FFFFFF"/>
            <w:tcMar>
              <w:top w:w="80" w:type="dxa"/>
              <w:left w:w="80" w:type="dxa"/>
              <w:bottom w:w="80" w:type="dxa"/>
              <w:right w:w="80" w:type="dxa"/>
            </w:tcMar>
            <w:vAlign w:val="center"/>
          </w:tcPr>
          <w:p w14:paraId="2EF2D6E2" w14:textId="77777777" w:rsidR="00660A15" w:rsidRDefault="00953647">
            <w:pPr>
              <w:spacing w:before="40" w:line="252" w:lineRule="auto"/>
              <w:jc w:val="center"/>
            </w:pPr>
            <w:r>
              <w:rPr>
                <w:sz w:val="16"/>
              </w:rPr>
              <w:t>4.32</w:t>
            </w:r>
          </w:p>
        </w:tc>
        <w:tc>
          <w:tcPr>
            <w:tcW w:w="1450" w:type="dxa"/>
            <w:shd w:val="clear" w:color="auto" w:fill="FFFFFF"/>
            <w:tcMar>
              <w:top w:w="80" w:type="dxa"/>
              <w:left w:w="80" w:type="dxa"/>
              <w:bottom w:w="80" w:type="dxa"/>
              <w:right w:w="80" w:type="dxa"/>
            </w:tcMar>
            <w:vAlign w:val="center"/>
          </w:tcPr>
          <w:p w14:paraId="352A59FE" w14:textId="77777777" w:rsidR="00660A15" w:rsidRDefault="00953647">
            <w:pPr>
              <w:spacing w:before="40" w:line="252" w:lineRule="auto"/>
              <w:jc w:val="center"/>
            </w:pPr>
            <w:r>
              <w:rPr>
                <w:sz w:val="16"/>
              </w:rPr>
              <w:t>0.8931</w:t>
            </w:r>
          </w:p>
        </w:tc>
        <w:tc>
          <w:tcPr>
            <w:tcW w:w="1450" w:type="dxa"/>
            <w:shd w:val="clear" w:color="auto" w:fill="FFFFFF"/>
            <w:tcMar>
              <w:top w:w="80" w:type="dxa"/>
              <w:left w:w="80" w:type="dxa"/>
              <w:bottom w:w="80" w:type="dxa"/>
              <w:right w:w="80" w:type="dxa"/>
            </w:tcMar>
            <w:vAlign w:val="center"/>
          </w:tcPr>
          <w:p w14:paraId="34CB4076" w14:textId="77777777" w:rsidR="00660A15" w:rsidRDefault="00953647">
            <w:pPr>
              <w:spacing w:before="40" w:line="252" w:lineRule="auto"/>
              <w:jc w:val="center"/>
            </w:pPr>
            <w:r>
              <w:rPr>
                <w:sz w:val="16"/>
              </w:rPr>
              <w:t>50.34</w:t>
            </w:r>
          </w:p>
        </w:tc>
      </w:tr>
      <w:tr w:rsidR="00660A15" w14:paraId="245D7E8D" w14:textId="77777777">
        <w:trPr>
          <w:cantSplit/>
          <w:jc w:val="center"/>
        </w:trPr>
        <w:tc>
          <w:tcPr>
            <w:tcW w:w="1450" w:type="dxa"/>
            <w:shd w:val="clear" w:color="auto" w:fill="FFFFFF"/>
            <w:tcMar>
              <w:top w:w="80" w:type="dxa"/>
              <w:left w:w="80" w:type="dxa"/>
              <w:bottom w:w="80" w:type="dxa"/>
              <w:right w:w="80" w:type="dxa"/>
            </w:tcMar>
            <w:vAlign w:val="center"/>
          </w:tcPr>
          <w:p w14:paraId="3F97F5AD"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43B8C2E4"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221984E3" w14:textId="77777777" w:rsidR="00660A15" w:rsidRDefault="00953647">
            <w:pPr>
              <w:spacing w:before="40" w:line="252" w:lineRule="auto"/>
              <w:jc w:val="center"/>
            </w:pPr>
            <w:r>
              <w:rPr>
                <w:sz w:val="16"/>
              </w:rPr>
              <w:t>4.6936</w:t>
            </w:r>
          </w:p>
        </w:tc>
        <w:tc>
          <w:tcPr>
            <w:tcW w:w="1450" w:type="dxa"/>
            <w:shd w:val="clear" w:color="auto" w:fill="FFFFFF"/>
            <w:tcMar>
              <w:top w:w="80" w:type="dxa"/>
              <w:left w:w="80" w:type="dxa"/>
              <w:bottom w:w="80" w:type="dxa"/>
              <w:right w:w="80" w:type="dxa"/>
            </w:tcMar>
            <w:vAlign w:val="center"/>
          </w:tcPr>
          <w:p w14:paraId="480BCD0F" w14:textId="77777777" w:rsidR="00660A15" w:rsidRDefault="00953647">
            <w:pPr>
              <w:spacing w:before="40" w:line="252" w:lineRule="auto"/>
              <w:jc w:val="center"/>
            </w:pPr>
            <w:r>
              <w:rPr>
                <w:sz w:val="16"/>
              </w:rPr>
              <w:t>8.6611</w:t>
            </w:r>
          </w:p>
        </w:tc>
        <w:tc>
          <w:tcPr>
            <w:tcW w:w="1450" w:type="dxa"/>
            <w:shd w:val="clear" w:color="auto" w:fill="FFFFFF"/>
            <w:tcMar>
              <w:top w:w="80" w:type="dxa"/>
              <w:left w:w="80" w:type="dxa"/>
              <w:bottom w:w="80" w:type="dxa"/>
              <w:right w:w="80" w:type="dxa"/>
            </w:tcMar>
            <w:vAlign w:val="center"/>
          </w:tcPr>
          <w:p w14:paraId="07C69510" w14:textId="77777777" w:rsidR="00660A15" w:rsidRDefault="00953647">
            <w:pPr>
              <w:spacing w:before="40" w:line="252" w:lineRule="auto"/>
              <w:jc w:val="center"/>
            </w:pPr>
            <w:r>
              <w:rPr>
                <w:sz w:val="16"/>
              </w:rPr>
              <w:t>4.25</w:t>
            </w:r>
          </w:p>
        </w:tc>
        <w:tc>
          <w:tcPr>
            <w:tcW w:w="1450" w:type="dxa"/>
            <w:shd w:val="clear" w:color="auto" w:fill="FFFFFF"/>
            <w:tcMar>
              <w:top w:w="80" w:type="dxa"/>
              <w:left w:w="80" w:type="dxa"/>
              <w:bottom w:w="80" w:type="dxa"/>
              <w:right w:w="80" w:type="dxa"/>
            </w:tcMar>
            <w:vAlign w:val="center"/>
          </w:tcPr>
          <w:p w14:paraId="68514DC4" w14:textId="77777777" w:rsidR="00660A15" w:rsidRDefault="00953647">
            <w:pPr>
              <w:spacing w:before="40" w:line="252" w:lineRule="auto"/>
              <w:jc w:val="center"/>
            </w:pPr>
            <w:r>
              <w:rPr>
                <w:sz w:val="16"/>
              </w:rPr>
              <w:t>0.8908</w:t>
            </w:r>
          </w:p>
        </w:tc>
        <w:tc>
          <w:tcPr>
            <w:tcW w:w="1450" w:type="dxa"/>
            <w:shd w:val="clear" w:color="auto" w:fill="FFFFFF"/>
            <w:tcMar>
              <w:top w:w="80" w:type="dxa"/>
              <w:left w:w="80" w:type="dxa"/>
              <w:bottom w:w="80" w:type="dxa"/>
              <w:right w:w="80" w:type="dxa"/>
            </w:tcMar>
            <w:vAlign w:val="center"/>
          </w:tcPr>
          <w:p w14:paraId="122158EF" w14:textId="77777777" w:rsidR="00660A15" w:rsidRDefault="00953647">
            <w:pPr>
              <w:spacing w:before="40" w:line="252" w:lineRule="auto"/>
              <w:jc w:val="center"/>
            </w:pPr>
            <w:r>
              <w:rPr>
                <w:sz w:val="16"/>
              </w:rPr>
              <w:t>49.66</w:t>
            </w:r>
          </w:p>
        </w:tc>
      </w:tr>
      <w:tr w:rsidR="00660A15" w14:paraId="125ED6CA" w14:textId="77777777">
        <w:trPr>
          <w:cantSplit/>
          <w:jc w:val="center"/>
        </w:trPr>
        <w:tc>
          <w:tcPr>
            <w:tcW w:w="1450" w:type="dxa"/>
            <w:shd w:val="clear" w:color="auto" w:fill="FFFFFF"/>
            <w:tcMar>
              <w:top w:w="80" w:type="dxa"/>
              <w:left w:w="80" w:type="dxa"/>
              <w:bottom w:w="80" w:type="dxa"/>
              <w:right w:w="80" w:type="dxa"/>
            </w:tcMar>
            <w:vAlign w:val="center"/>
          </w:tcPr>
          <w:p w14:paraId="31CCA3C4"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12B3670E"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07853731" w14:textId="77777777" w:rsidR="00660A15" w:rsidRDefault="00953647">
            <w:pPr>
              <w:spacing w:before="40" w:line="252" w:lineRule="auto"/>
              <w:jc w:val="center"/>
            </w:pPr>
            <w:r>
              <w:rPr>
                <w:sz w:val="16"/>
              </w:rPr>
              <w:t>4.5978</w:t>
            </w:r>
          </w:p>
        </w:tc>
        <w:tc>
          <w:tcPr>
            <w:tcW w:w="1450" w:type="dxa"/>
            <w:shd w:val="clear" w:color="auto" w:fill="FFFFFF"/>
            <w:tcMar>
              <w:top w:w="80" w:type="dxa"/>
              <w:left w:w="80" w:type="dxa"/>
              <w:bottom w:w="80" w:type="dxa"/>
              <w:right w:w="80" w:type="dxa"/>
            </w:tcMar>
            <w:vAlign w:val="center"/>
          </w:tcPr>
          <w:p w14:paraId="1CA301A2" w14:textId="77777777" w:rsidR="00660A15" w:rsidRDefault="00953647">
            <w:pPr>
              <w:spacing w:before="40" w:line="252" w:lineRule="auto"/>
              <w:jc w:val="center"/>
            </w:pPr>
            <w:r>
              <w:rPr>
                <w:sz w:val="16"/>
              </w:rPr>
              <w:t>8.2653</w:t>
            </w:r>
          </w:p>
        </w:tc>
        <w:tc>
          <w:tcPr>
            <w:tcW w:w="1450" w:type="dxa"/>
            <w:shd w:val="clear" w:color="auto" w:fill="FFFFFF"/>
            <w:tcMar>
              <w:top w:w="80" w:type="dxa"/>
              <w:left w:w="80" w:type="dxa"/>
              <w:bottom w:w="80" w:type="dxa"/>
              <w:right w:w="80" w:type="dxa"/>
            </w:tcMar>
            <w:vAlign w:val="center"/>
          </w:tcPr>
          <w:p w14:paraId="34826B7C" w14:textId="77777777" w:rsidR="00660A15" w:rsidRDefault="00953647">
            <w:pPr>
              <w:spacing w:before="40" w:line="252" w:lineRule="auto"/>
              <w:jc w:val="center"/>
            </w:pPr>
            <w:r>
              <w:rPr>
                <w:sz w:val="16"/>
              </w:rPr>
              <w:t>4.21</w:t>
            </w:r>
          </w:p>
        </w:tc>
        <w:tc>
          <w:tcPr>
            <w:tcW w:w="1450" w:type="dxa"/>
            <w:shd w:val="clear" w:color="auto" w:fill="FFFFFF"/>
            <w:tcMar>
              <w:top w:w="80" w:type="dxa"/>
              <w:left w:w="80" w:type="dxa"/>
              <w:bottom w:w="80" w:type="dxa"/>
              <w:right w:w="80" w:type="dxa"/>
            </w:tcMar>
            <w:vAlign w:val="center"/>
          </w:tcPr>
          <w:p w14:paraId="0A624067" w14:textId="77777777" w:rsidR="00660A15" w:rsidRDefault="00953647">
            <w:pPr>
              <w:spacing w:before="40" w:line="252" w:lineRule="auto"/>
              <w:jc w:val="center"/>
            </w:pPr>
            <w:r>
              <w:rPr>
                <w:sz w:val="16"/>
              </w:rPr>
              <w:t>0.9005</w:t>
            </w:r>
          </w:p>
        </w:tc>
        <w:tc>
          <w:tcPr>
            <w:tcW w:w="1450" w:type="dxa"/>
            <w:shd w:val="clear" w:color="auto" w:fill="FFFFFF"/>
            <w:tcMar>
              <w:top w:w="80" w:type="dxa"/>
              <w:left w:w="80" w:type="dxa"/>
              <w:bottom w:w="80" w:type="dxa"/>
              <w:right w:w="80" w:type="dxa"/>
            </w:tcMar>
            <w:vAlign w:val="center"/>
          </w:tcPr>
          <w:p w14:paraId="764D666A" w14:textId="77777777" w:rsidR="00660A15" w:rsidRDefault="00953647">
            <w:pPr>
              <w:spacing w:before="40" w:line="252" w:lineRule="auto"/>
              <w:jc w:val="center"/>
            </w:pPr>
            <w:r>
              <w:rPr>
                <w:sz w:val="16"/>
              </w:rPr>
              <w:t>47.26</w:t>
            </w:r>
          </w:p>
        </w:tc>
      </w:tr>
      <w:tr w:rsidR="00660A15" w14:paraId="3441A521" w14:textId="77777777">
        <w:trPr>
          <w:cantSplit/>
          <w:jc w:val="center"/>
        </w:trPr>
        <w:tc>
          <w:tcPr>
            <w:tcW w:w="1450" w:type="dxa"/>
            <w:shd w:val="clear" w:color="auto" w:fill="FFFFFF"/>
            <w:tcMar>
              <w:top w:w="80" w:type="dxa"/>
              <w:left w:w="80" w:type="dxa"/>
              <w:bottom w:w="80" w:type="dxa"/>
              <w:right w:w="80" w:type="dxa"/>
            </w:tcMar>
            <w:vAlign w:val="center"/>
          </w:tcPr>
          <w:p w14:paraId="5B62B49C"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74B7AB78" w14:textId="77777777" w:rsidR="00660A15" w:rsidRDefault="00953647">
            <w:pPr>
              <w:spacing w:before="40" w:line="252" w:lineRule="auto"/>
              <w:jc w:val="left"/>
            </w:pPr>
            <w:r>
              <w:rPr>
                <w:sz w:val="16"/>
              </w:rPr>
              <w:t>BiMamba</w:t>
            </w:r>
          </w:p>
        </w:tc>
        <w:tc>
          <w:tcPr>
            <w:tcW w:w="1450" w:type="dxa"/>
            <w:shd w:val="clear" w:color="auto" w:fill="FFFFFF"/>
            <w:tcMar>
              <w:top w:w="80" w:type="dxa"/>
              <w:left w:w="80" w:type="dxa"/>
              <w:bottom w:w="80" w:type="dxa"/>
              <w:right w:w="80" w:type="dxa"/>
            </w:tcMar>
            <w:vAlign w:val="center"/>
          </w:tcPr>
          <w:p w14:paraId="453A22E3" w14:textId="77777777" w:rsidR="00660A15" w:rsidRDefault="00953647">
            <w:pPr>
              <w:spacing w:before="40" w:line="252" w:lineRule="auto"/>
              <w:jc w:val="center"/>
            </w:pPr>
            <w:r>
              <w:rPr>
                <w:sz w:val="16"/>
              </w:rPr>
              <w:t>5.2500</w:t>
            </w:r>
          </w:p>
        </w:tc>
        <w:tc>
          <w:tcPr>
            <w:tcW w:w="1450" w:type="dxa"/>
            <w:shd w:val="clear" w:color="auto" w:fill="FFFFFF"/>
            <w:tcMar>
              <w:top w:w="80" w:type="dxa"/>
              <w:left w:w="80" w:type="dxa"/>
              <w:bottom w:w="80" w:type="dxa"/>
              <w:right w:w="80" w:type="dxa"/>
            </w:tcMar>
            <w:vAlign w:val="center"/>
          </w:tcPr>
          <w:p w14:paraId="625947E3" w14:textId="77777777" w:rsidR="00660A15" w:rsidRDefault="00953647">
            <w:pPr>
              <w:spacing w:before="40" w:line="252" w:lineRule="auto"/>
              <w:jc w:val="center"/>
            </w:pPr>
            <w:r>
              <w:rPr>
                <w:sz w:val="16"/>
              </w:rPr>
              <w:t>9.1154</w:t>
            </w:r>
          </w:p>
        </w:tc>
        <w:tc>
          <w:tcPr>
            <w:tcW w:w="1450" w:type="dxa"/>
            <w:shd w:val="clear" w:color="auto" w:fill="FFFFFF"/>
            <w:tcMar>
              <w:top w:w="80" w:type="dxa"/>
              <w:left w:w="80" w:type="dxa"/>
              <w:bottom w:w="80" w:type="dxa"/>
              <w:right w:w="80" w:type="dxa"/>
            </w:tcMar>
            <w:vAlign w:val="center"/>
          </w:tcPr>
          <w:p w14:paraId="1627BF1C" w14:textId="77777777" w:rsidR="00660A15" w:rsidRDefault="00953647">
            <w:pPr>
              <w:spacing w:before="40" w:line="252" w:lineRule="auto"/>
              <w:jc w:val="center"/>
            </w:pPr>
            <w:r>
              <w:rPr>
                <w:sz w:val="16"/>
              </w:rPr>
              <w:t>4.73</w:t>
            </w:r>
          </w:p>
        </w:tc>
        <w:tc>
          <w:tcPr>
            <w:tcW w:w="1450" w:type="dxa"/>
            <w:shd w:val="clear" w:color="auto" w:fill="FFFFFF"/>
            <w:tcMar>
              <w:top w:w="80" w:type="dxa"/>
              <w:left w:w="80" w:type="dxa"/>
              <w:bottom w:w="80" w:type="dxa"/>
              <w:right w:w="80" w:type="dxa"/>
            </w:tcMar>
            <w:vAlign w:val="center"/>
          </w:tcPr>
          <w:p w14:paraId="0DDB6161" w14:textId="77777777" w:rsidR="00660A15" w:rsidRDefault="00953647">
            <w:pPr>
              <w:spacing w:before="40" w:line="252" w:lineRule="auto"/>
              <w:jc w:val="center"/>
            </w:pPr>
            <w:r>
              <w:rPr>
                <w:sz w:val="16"/>
              </w:rPr>
              <w:t>0.8790</w:t>
            </w:r>
          </w:p>
        </w:tc>
        <w:tc>
          <w:tcPr>
            <w:tcW w:w="1450" w:type="dxa"/>
            <w:shd w:val="clear" w:color="auto" w:fill="FFFFFF"/>
            <w:tcMar>
              <w:top w:w="80" w:type="dxa"/>
              <w:left w:w="80" w:type="dxa"/>
              <w:bottom w:w="80" w:type="dxa"/>
              <w:right w:w="80" w:type="dxa"/>
            </w:tcMar>
            <w:vAlign w:val="center"/>
          </w:tcPr>
          <w:p w14:paraId="34336F4D" w14:textId="77777777" w:rsidR="00660A15" w:rsidRDefault="00953647">
            <w:pPr>
              <w:spacing w:before="40" w:line="252" w:lineRule="auto"/>
              <w:jc w:val="center"/>
            </w:pPr>
            <w:r>
              <w:rPr>
                <w:sz w:val="16"/>
              </w:rPr>
              <w:t>46.92</w:t>
            </w:r>
          </w:p>
        </w:tc>
      </w:tr>
      <w:tr w:rsidR="00660A15" w14:paraId="064A64F4" w14:textId="77777777">
        <w:trPr>
          <w:cantSplit/>
          <w:jc w:val="center"/>
        </w:trPr>
        <w:tc>
          <w:tcPr>
            <w:tcW w:w="1450" w:type="dxa"/>
            <w:shd w:val="clear" w:color="auto" w:fill="FFFFFF"/>
            <w:tcMar>
              <w:top w:w="80" w:type="dxa"/>
              <w:left w:w="80" w:type="dxa"/>
              <w:bottom w:w="80" w:type="dxa"/>
              <w:right w:w="80" w:type="dxa"/>
            </w:tcMar>
            <w:vAlign w:val="center"/>
          </w:tcPr>
          <w:p w14:paraId="5568B9C1"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2DAB07FE"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155E5DD0" w14:textId="77777777" w:rsidR="00660A15" w:rsidRDefault="00953647">
            <w:pPr>
              <w:spacing w:before="40" w:line="252" w:lineRule="auto"/>
              <w:jc w:val="center"/>
            </w:pPr>
            <w:r>
              <w:rPr>
                <w:sz w:val="16"/>
              </w:rPr>
              <w:t>4.8999</w:t>
            </w:r>
          </w:p>
        </w:tc>
        <w:tc>
          <w:tcPr>
            <w:tcW w:w="1450" w:type="dxa"/>
            <w:shd w:val="clear" w:color="auto" w:fill="FFFFFF"/>
            <w:tcMar>
              <w:top w:w="80" w:type="dxa"/>
              <w:left w:w="80" w:type="dxa"/>
              <w:bottom w:w="80" w:type="dxa"/>
              <w:right w:w="80" w:type="dxa"/>
            </w:tcMar>
            <w:vAlign w:val="center"/>
          </w:tcPr>
          <w:p w14:paraId="6041B36D" w14:textId="77777777" w:rsidR="00660A15" w:rsidRDefault="00953647">
            <w:pPr>
              <w:spacing w:before="40" w:line="252" w:lineRule="auto"/>
              <w:jc w:val="center"/>
            </w:pPr>
            <w:r>
              <w:rPr>
                <w:sz w:val="16"/>
              </w:rPr>
              <w:t>8.8162</w:t>
            </w:r>
          </w:p>
        </w:tc>
        <w:tc>
          <w:tcPr>
            <w:tcW w:w="1450" w:type="dxa"/>
            <w:shd w:val="clear" w:color="auto" w:fill="FFFFFF"/>
            <w:tcMar>
              <w:top w:w="80" w:type="dxa"/>
              <w:left w:w="80" w:type="dxa"/>
              <w:bottom w:w="80" w:type="dxa"/>
              <w:right w:w="80" w:type="dxa"/>
            </w:tcMar>
            <w:vAlign w:val="center"/>
          </w:tcPr>
          <w:p w14:paraId="538D45A5" w14:textId="77777777" w:rsidR="00660A15" w:rsidRDefault="00953647">
            <w:pPr>
              <w:spacing w:before="40" w:line="252" w:lineRule="auto"/>
              <w:jc w:val="center"/>
            </w:pPr>
            <w:r>
              <w:rPr>
                <w:sz w:val="16"/>
              </w:rPr>
              <w:t>4.42</w:t>
            </w:r>
          </w:p>
        </w:tc>
        <w:tc>
          <w:tcPr>
            <w:tcW w:w="1450" w:type="dxa"/>
            <w:shd w:val="clear" w:color="auto" w:fill="FFFFFF"/>
            <w:tcMar>
              <w:top w:w="80" w:type="dxa"/>
              <w:left w:w="80" w:type="dxa"/>
              <w:bottom w:w="80" w:type="dxa"/>
              <w:right w:w="80" w:type="dxa"/>
            </w:tcMar>
            <w:vAlign w:val="center"/>
          </w:tcPr>
          <w:p w14:paraId="6DB5BE1B" w14:textId="77777777" w:rsidR="00660A15" w:rsidRDefault="00953647">
            <w:pPr>
              <w:spacing w:before="40" w:line="252" w:lineRule="auto"/>
              <w:jc w:val="center"/>
            </w:pPr>
            <w:r>
              <w:rPr>
                <w:sz w:val="16"/>
              </w:rPr>
              <w:t>0.8868</w:t>
            </w:r>
          </w:p>
        </w:tc>
        <w:tc>
          <w:tcPr>
            <w:tcW w:w="1450" w:type="dxa"/>
            <w:shd w:val="clear" w:color="auto" w:fill="FFFFFF"/>
            <w:tcMar>
              <w:top w:w="80" w:type="dxa"/>
              <w:left w:w="80" w:type="dxa"/>
              <w:bottom w:w="80" w:type="dxa"/>
              <w:right w:w="80" w:type="dxa"/>
            </w:tcMar>
            <w:vAlign w:val="center"/>
          </w:tcPr>
          <w:p w14:paraId="704AF29D" w14:textId="77777777" w:rsidR="00660A15" w:rsidRDefault="00953647">
            <w:pPr>
              <w:spacing w:before="40" w:line="252" w:lineRule="auto"/>
              <w:jc w:val="center"/>
            </w:pPr>
            <w:r>
              <w:rPr>
                <w:sz w:val="16"/>
              </w:rPr>
              <w:t>50.34</w:t>
            </w:r>
          </w:p>
        </w:tc>
      </w:tr>
      <w:tr w:rsidR="00660A15" w14:paraId="223BD993" w14:textId="77777777">
        <w:trPr>
          <w:cantSplit/>
          <w:jc w:val="center"/>
        </w:trPr>
        <w:tc>
          <w:tcPr>
            <w:tcW w:w="1450" w:type="dxa"/>
            <w:shd w:val="clear" w:color="auto" w:fill="FFFFFF"/>
            <w:tcMar>
              <w:top w:w="80" w:type="dxa"/>
              <w:left w:w="80" w:type="dxa"/>
              <w:bottom w:w="80" w:type="dxa"/>
              <w:right w:w="80" w:type="dxa"/>
            </w:tcMar>
            <w:vAlign w:val="center"/>
          </w:tcPr>
          <w:p w14:paraId="6F0F981D"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444B8892"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20C32295" w14:textId="77777777" w:rsidR="00660A15" w:rsidRDefault="00953647">
            <w:pPr>
              <w:spacing w:before="40" w:line="252" w:lineRule="auto"/>
              <w:jc w:val="center"/>
            </w:pPr>
            <w:r>
              <w:rPr>
                <w:sz w:val="16"/>
              </w:rPr>
              <w:t>4.3970</w:t>
            </w:r>
          </w:p>
        </w:tc>
        <w:tc>
          <w:tcPr>
            <w:tcW w:w="1450" w:type="dxa"/>
            <w:shd w:val="clear" w:color="auto" w:fill="FFFFFF"/>
            <w:tcMar>
              <w:top w:w="80" w:type="dxa"/>
              <w:left w:w="80" w:type="dxa"/>
              <w:bottom w:w="80" w:type="dxa"/>
              <w:right w:w="80" w:type="dxa"/>
            </w:tcMar>
            <w:vAlign w:val="center"/>
          </w:tcPr>
          <w:p w14:paraId="791263ED" w14:textId="77777777" w:rsidR="00660A15" w:rsidRDefault="00953647">
            <w:pPr>
              <w:spacing w:before="40" w:line="252" w:lineRule="auto"/>
              <w:jc w:val="center"/>
            </w:pPr>
            <w:r>
              <w:rPr>
                <w:sz w:val="16"/>
              </w:rPr>
              <w:t>8.9788</w:t>
            </w:r>
          </w:p>
        </w:tc>
        <w:tc>
          <w:tcPr>
            <w:tcW w:w="1450" w:type="dxa"/>
            <w:shd w:val="clear" w:color="auto" w:fill="FFFFFF"/>
            <w:tcMar>
              <w:top w:w="80" w:type="dxa"/>
              <w:left w:w="80" w:type="dxa"/>
              <w:bottom w:w="80" w:type="dxa"/>
              <w:right w:w="80" w:type="dxa"/>
            </w:tcMar>
            <w:vAlign w:val="center"/>
          </w:tcPr>
          <w:p w14:paraId="519064F8" w14:textId="77777777" w:rsidR="00660A15" w:rsidRDefault="00953647">
            <w:pPr>
              <w:spacing w:before="40" w:line="252" w:lineRule="auto"/>
              <w:jc w:val="center"/>
            </w:pPr>
            <w:r>
              <w:rPr>
                <w:sz w:val="16"/>
              </w:rPr>
              <w:t>4.09</w:t>
            </w:r>
          </w:p>
        </w:tc>
        <w:tc>
          <w:tcPr>
            <w:tcW w:w="1450" w:type="dxa"/>
            <w:shd w:val="clear" w:color="auto" w:fill="FFFFFF"/>
            <w:tcMar>
              <w:top w:w="80" w:type="dxa"/>
              <w:left w:w="80" w:type="dxa"/>
              <w:bottom w:w="80" w:type="dxa"/>
              <w:right w:w="80" w:type="dxa"/>
            </w:tcMar>
            <w:vAlign w:val="center"/>
          </w:tcPr>
          <w:p w14:paraId="2B7E7143" w14:textId="77777777" w:rsidR="00660A15" w:rsidRDefault="00953647">
            <w:pPr>
              <w:spacing w:before="40" w:line="252" w:lineRule="auto"/>
              <w:jc w:val="center"/>
            </w:pPr>
            <w:r>
              <w:rPr>
                <w:sz w:val="16"/>
              </w:rPr>
              <w:t>0.8522</w:t>
            </w:r>
          </w:p>
        </w:tc>
        <w:tc>
          <w:tcPr>
            <w:tcW w:w="1450" w:type="dxa"/>
            <w:shd w:val="clear" w:color="auto" w:fill="FFFFFF"/>
            <w:tcMar>
              <w:top w:w="80" w:type="dxa"/>
              <w:left w:w="80" w:type="dxa"/>
              <w:bottom w:w="80" w:type="dxa"/>
              <w:right w:w="80" w:type="dxa"/>
            </w:tcMar>
            <w:vAlign w:val="center"/>
          </w:tcPr>
          <w:p w14:paraId="2CCBD1C9" w14:textId="77777777" w:rsidR="00660A15" w:rsidRDefault="00953647">
            <w:pPr>
              <w:spacing w:before="40" w:line="252" w:lineRule="auto"/>
              <w:jc w:val="center"/>
            </w:pPr>
            <w:r>
              <w:rPr>
                <w:sz w:val="16"/>
              </w:rPr>
              <w:t>42.24</w:t>
            </w:r>
          </w:p>
        </w:tc>
      </w:tr>
      <w:tr w:rsidR="00660A15" w14:paraId="3A06FFD9" w14:textId="77777777">
        <w:trPr>
          <w:cantSplit/>
          <w:jc w:val="center"/>
        </w:trPr>
        <w:tc>
          <w:tcPr>
            <w:tcW w:w="1450" w:type="dxa"/>
            <w:shd w:val="clear" w:color="auto" w:fill="FFFFFF"/>
            <w:tcMar>
              <w:top w:w="80" w:type="dxa"/>
              <w:left w:w="80" w:type="dxa"/>
              <w:bottom w:w="80" w:type="dxa"/>
              <w:right w:w="80" w:type="dxa"/>
            </w:tcMar>
            <w:vAlign w:val="center"/>
          </w:tcPr>
          <w:p w14:paraId="6D168FCD"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15979C8B"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745D37B7" w14:textId="77777777" w:rsidR="00660A15" w:rsidRDefault="00953647">
            <w:pPr>
              <w:spacing w:before="40" w:line="252" w:lineRule="auto"/>
              <w:jc w:val="center"/>
            </w:pPr>
            <w:r>
              <w:rPr>
                <w:sz w:val="16"/>
              </w:rPr>
              <w:t>4.8548</w:t>
            </w:r>
          </w:p>
        </w:tc>
        <w:tc>
          <w:tcPr>
            <w:tcW w:w="1450" w:type="dxa"/>
            <w:shd w:val="clear" w:color="auto" w:fill="FFFFFF"/>
            <w:tcMar>
              <w:top w:w="80" w:type="dxa"/>
              <w:left w:w="80" w:type="dxa"/>
              <w:bottom w:w="80" w:type="dxa"/>
              <w:right w:w="80" w:type="dxa"/>
            </w:tcMar>
            <w:vAlign w:val="center"/>
          </w:tcPr>
          <w:p w14:paraId="372F62AA" w14:textId="77777777" w:rsidR="00660A15" w:rsidRDefault="00953647">
            <w:pPr>
              <w:spacing w:before="40" w:line="252" w:lineRule="auto"/>
              <w:jc w:val="center"/>
            </w:pPr>
            <w:r>
              <w:rPr>
                <w:sz w:val="16"/>
              </w:rPr>
              <w:t>9.8175</w:t>
            </w:r>
          </w:p>
        </w:tc>
        <w:tc>
          <w:tcPr>
            <w:tcW w:w="1450" w:type="dxa"/>
            <w:shd w:val="clear" w:color="auto" w:fill="FFFFFF"/>
            <w:tcMar>
              <w:top w:w="80" w:type="dxa"/>
              <w:left w:w="80" w:type="dxa"/>
              <w:bottom w:w="80" w:type="dxa"/>
              <w:right w:w="80" w:type="dxa"/>
            </w:tcMar>
            <w:vAlign w:val="center"/>
          </w:tcPr>
          <w:p w14:paraId="2FE8DEEA" w14:textId="77777777" w:rsidR="00660A15" w:rsidRDefault="00953647">
            <w:pPr>
              <w:spacing w:before="40" w:line="252" w:lineRule="auto"/>
              <w:jc w:val="center"/>
            </w:pPr>
            <w:r>
              <w:rPr>
                <w:sz w:val="16"/>
              </w:rPr>
              <w:t>4.48</w:t>
            </w:r>
          </w:p>
        </w:tc>
        <w:tc>
          <w:tcPr>
            <w:tcW w:w="1450" w:type="dxa"/>
            <w:shd w:val="clear" w:color="auto" w:fill="FFFFFF"/>
            <w:tcMar>
              <w:top w:w="80" w:type="dxa"/>
              <w:left w:w="80" w:type="dxa"/>
              <w:bottom w:w="80" w:type="dxa"/>
              <w:right w:w="80" w:type="dxa"/>
            </w:tcMar>
            <w:vAlign w:val="center"/>
          </w:tcPr>
          <w:p w14:paraId="13BC719B" w14:textId="77777777" w:rsidR="00660A15" w:rsidRDefault="00953647">
            <w:pPr>
              <w:spacing w:before="40" w:line="252" w:lineRule="auto"/>
              <w:jc w:val="center"/>
            </w:pPr>
            <w:r>
              <w:rPr>
                <w:sz w:val="16"/>
              </w:rPr>
              <w:t>0.8250</w:t>
            </w:r>
          </w:p>
        </w:tc>
        <w:tc>
          <w:tcPr>
            <w:tcW w:w="1450" w:type="dxa"/>
            <w:shd w:val="clear" w:color="auto" w:fill="FFFFFF"/>
            <w:tcMar>
              <w:top w:w="80" w:type="dxa"/>
              <w:left w:w="80" w:type="dxa"/>
              <w:bottom w:w="80" w:type="dxa"/>
              <w:right w:w="80" w:type="dxa"/>
            </w:tcMar>
            <w:vAlign w:val="center"/>
          </w:tcPr>
          <w:p w14:paraId="3F5EFC6F" w14:textId="77777777" w:rsidR="00660A15" w:rsidRDefault="00953647">
            <w:pPr>
              <w:spacing w:before="40" w:line="252" w:lineRule="auto"/>
              <w:jc w:val="center"/>
            </w:pPr>
            <w:r>
              <w:rPr>
                <w:sz w:val="16"/>
              </w:rPr>
              <w:t>48.59</w:t>
            </w:r>
          </w:p>
        </w:tc>
      </w:tr>
      <w:tr w:rsidR="00660A15" w14:paraId="25F31D2C" w14:textId="77777777">
        <w:trPr>
          <w:cantSplit/>
          <w:jc w:val="center"/>
        </w:trPr>
        <w:tc>
          <w:tcPr>
            <w:tcW w:w="1450" w:type="dxa"/>
            <w:shd w:val="clear" w:color="auto" w:fill="FFFFFF"/>
            <w:tcMar>
              <w:top w:w="80" w:type="dxa"/>
              <w:left w:w="80" w:type="dxa"/>
              <w:bottom w:w="80" w:type="dxa"/>
              <w:right w:w="80" w:type="dxa"/>
            </w:tcMar>
            <w:vAlign w:val="center"/>
          </w:tcPr>
          <w:p w14:paraId="3991F349"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2F2F0DFD"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3B386DEA" w14:textId="77777777" w:rsidR="00660A15" w:rsidRDefault="00953647">
            <w:pPr>
              <w:spacing w:before="40" w:line="252" w:lineRule="auto"/>
              <w:jc w:val="center"/>
            </w:pPr>
            <w:r>
              <w:rPr>
                <w:sz w:val="16"/>
              </w:rPr>
              <w:t>4.9325</w:t>
            </w:r>
          </w:p>
        </w:tc>
        <w:tc>
          <w:tcPr>
            <w:tcW w:w="1450" w:type="dxa"/>
            <w:shd w:val="clear" w:color="auto" w:fill="FFFFFF"/>
            <w:tcMar>
              <w:top w:w="80" w:type="dxa"/>
              <w:left w:w="80" w:type="dxa"/>
              <w:bottom w:w="80" w:type="dxa"/>
              <w:right w:w="80" w:type="dxa"/>
            </w:tcMar>
            <w:vAlign w:val="center"/>
          </w:tcPr>
          <w:p w14:paraId="7EDD7D06" w14:textId="77777777" w:rsidR="00660A15" w:rsidRDefault="00953647">
            <w:pPr>
              <w:spacing w:before="40" w:line="252" w:lineRule="auto"/>
              <w:jc w:val="center"/>
            </w:pPr>
            <w:r>
              <w:rPr>
                <w:sz w:val="16"/>
              </w:rPr>
              <w:t>9.9338</w:t>
            </w:r>
          </w:p>
        </w:tc>
        <w:tc>
          <w:tcPr>
            <w:tcW w:w="1450" w:type="dxa"/>
            <w:shd w:val="clear" w:color="auto" w:fill="FFFFFF"/>
            <w:tcMar>
              <w:top w:w="80" w:type="dxa"/>
              <w:left w:w="80" w:type="dxa"/>
              <w:bottom w:w="80" w:type="dxa"/>
              <w:right w:w="80" w:type="dxa"/>
            </w:tcMar>
            <w:vAlign w:val="center"/>
          </w:tcPr>
          <w:p w14:paraId="12125947" w14:textId="77777777" w:rsidR="00660A15" w:rsidRDefault="00953647">
            <w:pPr>
              <w:spacing w:before="40" w:line="252" w:lineRule="auto"/>
              <w:jc w:val="center"/>
            </w:pPr>
            <w:r>
              <w:rPr>
                <w:sz w:val="16"/>
              </w:rPr>
              <w:t>4.53</w:t>
            </w:r>
          </w:p>
        </w:tc>
        <w:tc>
          <w:tcPr>
            <w:tcW w:w="1450" w:type="dxa"/>
            <w:shd w:val="clear" w:color="auto" w:fill="FFFFFF"/>
            <w:tcMar>
              <w:top w:w="80" w:type="dxa"/>
              <w:left w:w="80" w:type="dxa"/>
              <w:bottom w:w="80" w:type="dxa"/>
              <w:right w:w="80" w:type="dxa"/>
            </w:tcMar>
            <w:vAlign w:val="center"/>
          </w:tcPr>
          <w:p w14:paraId="64F7A346" w14:textId="77777777" w:rsidR="00660A15" w:rsidRDefault="00953647">
            <w:pPr>
              <w:spacing w:before="40" w:line="252" w:lineRule="auto"/>
              <w:jc w:val="center"/>
            </w:pPr>
            <w:r>
              <w:rPr>
                <w:sz w:val="16"/>
              </w:rPr>
              <w:t>0.8208</w:t>
            </w:r>
          </w:p>
        </w:tc>
        <w:tc>
          <w:tcPr>
            <w:tcW w:w="1450" w:type="dxa"/>
            <w:shd w:val="clear" w:color="auto" w:fill="FFFFFF"/>
            <w:tcMar>
              <w:top w:w="80" w:type="dxa"/>
              <w:left w:w="80" w:type="dxa"/>
              <w:bottom w:w="80" w:type="dxa"/>
              <w:right w:w="80" w:type="dxa"/>
            </w:tcMar>
            <w:vAlign w:val="center"/>
          </w:tcPr>
          <w:p w14:paraId="0B3FB443" w14:textId="77777777" w:rsidR="00660A15" w:rsidRDefault="00953647">
            <w:pPr>
              <w:spacing w:before="40" w:line="252" w:lineRule="auto"/>
              <w:jc w:val="center"/>
            </w:pPr>
            <w:r>
              <w:rPr>
                <w:sz w:val="16"/>
              </w:rPr>
              <w:t>49.87</w:t>
            </w:r>
          </w:p>
        </w:tc>
      </w:tr>
      <w:tr w:rsidR="00660A15" w14:paraId="630AFC4E" w14:textId="77777777">
        <w:trPr>
          <w:cantSplit/>
          <w:jc w:val="center"/>
        </w:trPr>
        <w:tc>
          <w:tcPr>
            <w:tcW w:w="1450" w:type="dxa"/>
            <w:shd w:val="clear" w:color="auto" w:fill="FFFFFF"/>
            <w:tcMar>
              <w:top w:w="80" w:type="dxa"/>
              <w:left w:w="80" w:type="dxa"/>
              <w:bottom w:w="80" w:type="dxa"/>
              <w:right w:w="80" w:type="dxa"/>
            </w:tcMar>
            <w:vAlign w:val="center"/>
          </w:tcPr>
          <w:p w14:paraId="7AB2E89D"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3C92C1C0"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651FC02F" w14:textId="77777777" w:rsidR="00660A15" w:rsidRDefault="00953647">
            <w:pPr>
              <w:spacing w:before="40" w:line="252" w:lineRule="auto"/>
              <w:jc w:val="center"/>
            </w:pPr>
            <w:r>
              <w:rPr>
                <w:sz w:val="16"/>
              </w:rPr>
              <w:t>5.1042</w:t>
            </w:r>
          </w:p>
        </w:tc>
        <w:tc>
          <w:tcPr>
            <w:tcW w:w="1450" w:type="dxa"/>
            <w:shd w:val="clear" w:color="auto" w:fill="FFFFFF"/>
            <w:tcMar>
              <w:top w:w="80" w:type="dxa"/>
              <w:left w:w="80" w:type="dxa"/>
              <w:bottom w:w="80" w:type="dxa"/>
              <w:right w:w="80" w:type="dxa"/>
            </w:tcMar>
            <w:vAlign w:val="center"/>
          </w:tcPr>
          <w:p w14:paraId="0E1CB853" w14:textId="77777777" w:rsidR="00660A15" w:rsidRDefault="00953647">
            <w:pPr>
              <w:spacing w:before="40" w:line="252" w:lineRule="auto"/>
              <w:jc w:val="center"/>
            </w:pPr>
            <w:r>
              <w:rPr>
                <w:sz w:val="16"/>
              </w:rPr>
              <w:t>10.1940</w:t>
            </w:r>
          </w:p>
        </w:tc>
        <w:tc>
          <w:tcPr>
            <w:tcW w:w="1450" w:type="dxa"/>
            <w:shd w:val="clear" w:color="auto" w:fill="FFFFFF"/>
            <w:tcMar>
              <w:top w:w="80" w:type="dxa"/>
              <w:left w:w="80" w:type="dxa"/>
              <w:bottom w:w="80" w:type="dxa"/>
              <w:right w:w="80" w:type="dxa"/>
            </w:tcMar>
            <w:vAlign w:val="center"/>
          </w:tcPr>
          <w:p w14:paraId="7ED7F52E" w14:textId="77777777" w:rsidR="00660A15" w:rsidRDefault="00953647">
            <w:pPr>
              <w:spacing w:before="40" w:line="252" w:lineRule="auto"/>
              <w:jc w:val="center"/>
            </w:pPr>
            <w:r>
              <w:rPr>
                <w:sz w:val="16"/>
              </w:rPr>
              <w:t>4.68</w:t>
            </w:r>
          </w:p>
        </w:tc>
        <w:tc>
          <w:tcPr>
            <w:tcW w:w="1450" w:type="dxa"/>
            <w:shd w:val="clear" w:color="auto" w:fill="FFFFFF"/>
            <w:tcMar>
              <w:top w:w="80" w:type="dxa"/>
              <w:left w:w="80" w:type="dxa"/>
              <w:bottom w:w="80" w:type="dxa"/>
              <w:right w:w="80" w:type="dxa"/>
            </w:tcMar>
            <w:vAlign w:val="center"/>
          </w:tcPr>
          <w:p w14:paraId="3DE5EC48" w14:textId="77777777" w:rsidR="00660A15" w:rsidRDefault="00953647">
            <w:pPr>
              <w:spacing w:before="40" w:line="252" w:lineRule="auto"/>
              <w:jc w:val="center"/>
            </w:pPr>
            <w:r>
              <w:rPr>
                <w:sz w:val="16"/>
              </w:rPr>
              <w:t>0.8113</w:t>
            </w:r>
          </w:p>
        </w:tc>
        <w:tc>
          <w:tcPr>
            <w:tcW w:w="1450" w:type="dxa"/>
            <w:shd w:val="clear" w:color="auto" w:fill="FFFFFF"/>
            <w:tcMar>
              <w:top w:w="80" w:type="dxa"/>
              <w:left w:w="80" w:type="dxa"/>
              <w:bottom w:w="80" w:type="dxa"/>
              <w:right w:w="80" w:type="dxa"/>
            </w:tcMar>
            <w:vAlign w:val="center"/>
          </w:tcPr>
          <w:p w14:paraId="38A668B0" w14:textId="77777777" w:rsidR="00660A15" w:rsidRDefault="00953647">
            <w:pPr>
              <w:spacing w:before="40" w:line="252" w:lineRule="auto"/>
              <w:jc w:val="center"/>
            </w:pPr>
            <w:r>
              <w:rPr>
                <w:sz w:val="16"/>
              </w:rPr>
              <w:t>50.13</w:t>
            </w:r>
          </w:p>
        </w:tc>
      </w:tr>
      <w:tr w:rsidR="00660A15" w14:paraId="4CC91AB4" w14:textId="77777777">
        <w:trPr>
          <w:cantSplit/>
          <w:jc w:val="center"/>
        </w:trPr>
        <w:tc>
          <w:tcPr>
            <w:tcW w:w="1450" w:type="dxa"/>
            <w:shd w:val="clear" w:color="auto" w:fill="FFFFFF"/>
            <w:tcMar>
              <w:top w:w="80" w:type="dxa"/>
              <w:left w:w="80" w:type="dxa"/>
              <w:bottom w:w="80" w:type="dxa"/>
              <w:right w:w="80" w:type="dxa"/>
            </w:tcMar>
            <w:vAlign w:val="center"/>
          </w:tcPr>
          <w:p w14:paraId="377E2A68"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7E2DAB19"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3909DDB0" w14:textId="77777777" w:rsidR="00660A15" w:rsidRDefault="00953647">
            <w:pPr>
              <w:spacing w:before="40" w:line="252" w:lineRule="auto"/>
              <w:jc w:val="center"/>
            </w:pPr>
            <w:r>
              <w:rPr>
                <w:sz w:val="16"/>
              </w:rPr>
              <w:t>4.9854</w:t>
            </w:r>
          </w:p>
        </w:tc>
        <w:tc>
          <w:tcPr>
            <w:tcW w:w="1450" w:type="dxa"/>
            <w:shd w:val="clear" w:color="auto" w:fill="FFFFFF"/>
            <w:tcMar>
              <w:top w:w="80" w:type="dxa"/>
              <w:left w:w="80" w:type="dxa"/>
              <w:bottom w:w="80" w:type="dxa"/>
              <w:right w:w="80" w:type="dxa"/>
            </w:tcMar>
            <w:vAlign w:val="center"/>
          </w:tcPr>
          <w:p w14:paraId="4A8A694D" w14:textId="77777777" w:rsidR="00660A15" w:rsidRDefault="00953647">
            <w:pPr>
              <w:spacing w:before="40" w:line="252" w:lineRule="auto"/>
              <w:jc w:val="center"/>
            </w:pPr>
            <w:r>
              <w:rPr>
                <w:sz w:val="16"/>
              </w:rPr>
              <w:t>9.9668</w:t>
            </w:r>
          </w:p>
        </w:tc>
        <w:tc>
          <w:tcPr>
            <w:tcW w:w="1450" w:type="dxa"/>
            <w:shd w:val="clear" w:color="auto" w:fill="FFFFFF"/>
            <w:tcMar>
              <w:top w:w="80" w:type="dxa"/>
              <w:left w:w="80" w:type="dxa"/>
              <w:bottom w:w="80" w:type="dxa"/>
              <w:right w:w="80" w:type="dxa"/>
            </w:tcMar>
            <w:vAlign w:val="center"/>
          </w:tcPr>
          <w:p w14:paraId="3AF689F0" w14:textId="77777777" w:rsidR="00660A15" w:rsidRDefault="00953647">
            <w:pPr>
              <w:spacing w:before="40" w:line="252" w:lineRule="auto"/>
              <w:jc w:val="center"/>
            </w:pPr>
            <w:r>
              <w:rPr>
                <w:sz w:val="16"/>
              </w:rPr>
              <w:t>4.61</w:t>
            </w:r>
          </w:p>
        </w:tc>
        <w:tc>
          <w:tcPr>
            <w:tcW w:w="1450" w:type="dxa"/>
            <w:shd w:val="clear" w:color="auto" w:fill="FFFFFF"/>
            <w:tcMar>
              <w:top w:w="80" w:type="dxa"/>
              <w:left w:w="80" w:type="dxa"/>
              <w:bottom w:w="80" w:type="dxa"/>
              <w:right w:w="80" w:type="dxa"/>
            </w:tcMar>
            <w:vAlign w:val="center"/>
          </w:tcPr>
          <w:p w14:paraId="1F16834C" w14:textId="77777777" w:rsidR="00660A15" w:rsidRDefault="00953647">
            <w:pPr>
              <w:spacing w:before="40" w:line="252" w:lineRule="auto"/>
              <w:jc w:val="center"/>
            </w:pPr>
            <w:r>
              <w:rPr>
                <w:sz w:val="16"/>
              </w:rPr>
              <w:t>0.8196</w:t>
            </w:r>
          </w:p>
        </w:tc>
        <w:tc>
          <w:tcPr>
            <w:tcW w:w="1450" w:type="dxa"/>
            <w:shd w:val="clear" w:color="auto" w:fill="FFFFFF"/>
            <w:tcMar>
              <w:top w:w="80" w:type="dxa"/>
              <w:left w:w="80" w:type="dxa"/>
              <w:bottom w:w="80" w:type="dxa"/>
              <w:right w:w="80" w:type="dxa"/>
            </w:tcMar>
            <w:vAlign w:val="center"/>
          </w:tcPr>
          <w:p w14:paraId="3DB7BC8C" w14:textId="77777777" w:rsidR="00660A15" w:rsidRDefault="00953647">
            <w:pPr>
              <w:spacing w:before="40" w:line="252" w:lineRule="auto"/>
              <w:jc w:val="center"/>
            </w:pPr>
            <w:r>
              <w:rPr>
                <w:sz w:val="16"/>
              </w:rPr>
              <w:t>44.60</w:t>
            </w:r>
          </w:p>
        </w:tc>
      </w:tr>
      <w:tr w:rsidR="00660A15" w14:paraId="5A528D2C" w14:textId="77777777">
        <w:trPr>
          <w:cantSplit/>
          <w:jc w:val="center"/>
        </w:trPr>
        <w:tc>
          <w:tcPr>
            <w:tcW w:w="1450" w:type="dxa"/>
            <w:shd w:val="clear" w:color="auto" w:fill="FFFFFF"/>
            <w:tcMar>
              <w:top w:w="80" w:type="dxa"/>
              <w:left w:w="80" w:type="dxa"/>
              <w:bottom w:w="80" w:type="dxa"/>
              <w:right w:w="80" w:type="dxa"/>
            </w:tcMar>
            <w:vAlign w:val="center"/>
          </w:tcPr>
          <w:p w14:paraId="5A124F0B"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0B6F492B" w14:textId="77777777" w:rsidR="00660A15" w:rsidRDefault="00953647">
            <w:pPr>
              <w:spacing w:before="40" w:line="252" w:lineRule="auto"/>
              <w:jc w:val="left"/>
            </w:pPr>
            <w:r>
              <w:rPr>
                <w:sz w:val="16"/>
              </w:rPr>
              <w:t>BiMamba</w:t>
            </w:r>
          </w:p>
        </w:tc>
        <w:tc>
          <w:tcPr>
            <w:tcW w:w="1450" w:type="dxa"/>
            <w:shd w:val="clear" w:color="auto" w:fill="FFFFFF"/>
            <w:tcMar>
              <w:top w:w="80" w:type="dxa"/>
              <w:left w:w="80" w:type="dxa"/>
              <w:bottom w:w="80" w:type="dxa"/>
              <w:right w:w="80" w:type="dxa"/>
            </w:tcMar>
            <w:vAlign w:val="center"/>
          </w:tcPr>
          <w:p w14:paraId="4756A6E0" w14:textId="77777777" w:rsidR="00660A15" w:rsidRDefault="00953647">
            <w:pPr>
              <w:spacing w:before="40" w:line="252" w:lineRule="auto"/>
              <w:jc w:val="center"/>
            </w:pPr>
            <w:r>
              <w:rPr>
                <w:sz w:val="16"/>
              </w:rPr>
              <w:t>5.0603</w:t>
            </w:r>
          </w:p>
        </w:tc>
        <w:tc>
          <w:tcPr>
            <w:tcW w:w="1450" w:type="dxa"/>
            <w:shd w:val="clear" w:color="auto" w:fill="FFFFFF"/>
            <w:tcMar>
              <w:top w:w="80" w:type="dxa"/>
              <w:left w:w="80" w:type="dxa"/>
              <w:bottom w:w="80" w:type="dxa"/>
              <w:right w:w="80" w:type="dxa"/>
            </w:tcMar>
            <w:vAlign w:val="center"/>
          </w:tcPr>
          <w:p w14:paraId="624CB850" w14:textId="77777777" w:rsidR="00660A15" w:rsidRDefault="00953647">
            <w:pPr>
              <w:spacing w:before="40" w:line="252" w:lineRule="auto"/>
              <w:jc w:val="center"/>
            </w:pPr>
            <w:r>
              <w:rPr>
                <w:sz w:val="16"/>
              </w:rPr>
              <w:t>10.1585</w:t>
            </w:r>
          </w:p>
        </w:tc>
        <w:tc>
          <w:tcPr>
            <w:tcW w:w="1450" w:type="dxa"/>
            <w:shd w:val="clear" w:color="auto" w:fill="FFFFFF"/>
            <w:tcMar>
              <w:top w:w="80" w:type="dxa"/>
              <w:left w:w="80" w:type="dxa"/>
              <w:bottom w:w="80" w:type="dxa"/>
              <w:right w:w="80" w:type="dxa"/>
            </w:tcMar>
            <w:vAlign w:val="center"/>
          </w:tcPr>
          <w:p w14:paraId="3447C635" w14:textId="77777777" w:rsidR="00660A15" w:rsidRDefault="00953647">
            <w:pPr>
              <w:spacing w:before="40" w:line="252" w:lineRule="auto"/>
              <w:jc w:val="center"/>
            </w:pPr>
            <w:r>
              <w:rPr>
                <w:sz w:val="16"/>
              </w:rPr>
              <w:t>4.63</w:t>
            </w:r>
          </w:p>
        </w:tc>
        <w:tc>
          <w:tcPr>
            <w:tcW w:w="1450" w:type="dxa"/>
            <w:shd w:val="clear" w:color="auto" w:fill="FFFFFF"/>
            <w:tcMar>
              <w:top w:w="80" w:type="dxa"/>
              <w:left w:w="80" w:type="dxa"/>
              <w:bottom w:w="80" w:type="dxa"/>
              <w:right w:w="80" w:type="dxa"/>
            </w:tcMar>
            <w:vAlign w:val="center"/>
          </w:tcPr>
          <w:p w14:paraId="408B9D5F" w14:textId="77777777" w:rsidR="00660A15" w:rsidRDefault="00953647">
            <w:pPr>
              <w:spacing w:before="40" w:line="252" w:lineRule="auto"/>
              <w:jc w:val="center"/>
            </w:pPr>
            <w:r>
              <w:rPr>
                <w:sz w:val="16"/>
              </w:rPr>
              <w:t>0.8126</w:t>
            </w:r>
          </w:p>
        </w:tc>
        <w:tc>
          <w:tcPr>
            <w:tcW w:w="1450" w:type="dxa"/>
            <w:shd w:val="clear" w:color="auto" w:fill="FFFFFF"/>
            <w:tcMar>
              <w:top w:w="80" w:type="dxa"/>
              <w:left w:w="80" w:type="dxa"/>
              <w:bottom w:w="80" w:type="dxa"/>
              <w:right w:w="80" w:type="dxa"/>
            </w:tcMar>
            <w:vAlign w:val="center"/>
          </w:tcPr>
          <w:p w14:paraId="47210F3E" w14:textId="77777777" w:rsidR="00660A15" w:rsidRDefault="00953647">
            <w:pPr>
              <w:spacing w:before="40" w:line="252" w:lineRule="auto"/>
              <w:jc w:val="center"/>
            </w:pPr>
            <w:r>
              <w:rPr>
                <w:sz w:val="16"/>
              </w:rPr>
              <w:t>48.97</w:t>
            </w:r>
          </w:p>
        </w:tc>
      </w:tr>
      <w:tr w:rsidR="00660A15" w14:paraId="5FF9A9AF" w14:textId="77777777">
        <w:trPr>
          <w:cantSplit/>
          <w:jc w:val="center"/>
        </w:trPr>
        <w:tc>
          <w:tcPr>
            <w:tcW w:w="1450" w:type="dxa"/>
            <w:shd w:val="clear" w:color="auto" w:fill="FFFFFF"/>
            <w:tcMar>
              <w:top w:w="80" w:type="dxa"/>
              <w:left w:w="80" w:type="dxa"/>
              <w:bottom w:w="80" w:type="dxa"/>
              <w:right w:w="80" w:type="dxa"/>
            </w:tcMar>
            <w:vAlign w:val="center"/>
          </w:tcPr>
          <w:p w14:paraId="2BFEAE0C"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6467CCC3"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7D273CD6" w14:textId="77777777" w:rsidR="00660A15" w:rsidRDefault="00953647">
            <w:pPr>
              <w:spacing w:before="40" w:line="252" w:lineRule="auto"/>
              <w:jc w:val="center"/>
            </w:pPr>
            <w:r>
              <w:rPr>
                <w:sz w:val="16"/>
              </w:rPr>
              <w:t>4.9070</w:t>
            </w:r>
          </w:p>
        </w:tc>
        <w:tc>
          <w:tcPr>
            <w:tcW w:w="1450" w:type="dxa"/>
            <w:shd w:val="clear" w:color="auto" w:fill="FFFFFF"/>
            <w:tcMar>
              <w:top w:w="80" w:type="dxa"/>
              <w:left w:w="80" w:type="dxa"/>
              <w:bottom w:w="80" w:type="dxa"/>
              <w:right w:w="80" w:type="dxa"/>
            </w:tcMar>
            <w:vAlign w:val="center"/>
          </w:tcPr>
          <w:p w14:paraId="6555E270" w14:textId="77777777" w:rsidR="00660A15" w:rsidRDefault="00953647">
            <w:pPr>
              <w:spacing w:before="40" w:line="252" w:lineRule="auto"/>
              <w:jc w:val="center"/>
            </w:pPr>
            <w:r>
              <w:rPr>
                <w:sz w:val="16"/>
              </w:rPr>
              <w:t>9.9822</w:t>
            </w:r>
          </w:p>
        </w:tc>
        <w:tc>
          <w:tcPr>
            <w:tcW w:w="1450" w:type="dxa"/>
            <w:shd w:val="clear" w:color="auto" w:fill="FFFFFF"/>
            <w:tcMar>
              <w:top w:w="80" w:type="dxa"/>
              <w:left w:w="80" w:type="dxa"/>
              <w:bottom w:w="80" w:type="dxa"/>
              <w:right w:w="80" w:type="dxa"/>
            </w:tcMar>
            <w:vAlign w:val="center"/>
          </w:tcPr>
          <w:p w14:paraId="2ADCD6E7" w14:textId="77777777" w:rsidR="00660A15" w:rsidRDefault="00953647">
            <w:pPr>
              <w:spacing w:before="40" w:line="252" w:lineRule="auto"/>
              <w:jc w:val="center"/>
            </w:pPr>
            <w:r>
              <w:rPr>
                <w:sz w:val="16"/>
              </w:rPr>
              <w:t>4.49</w:t>
            </w:r>
          </w:p>
        </w:tc>
        <w:tc>
          <w:tcPr>
            <w:tcW w:w="1450" w:type="dxa"/>
            <w:shd w:val="clear" w:color="auto" w:fill="FFFFFF"/>
            <w:tcMar>
              <w:top w:w="80" w:type="dxa"/>
              <w:left w:w="80" w:type="dxa"/>
              <w:bottom w:w="80" w:type="dxa"/>
              <w:right w:w="80" w:type="dxa"/>
            </w:tcMar>
            <w:vAlign w:val="center"/>
          </w:tcPr>
          <w:p w14:paraId="752D2B30" w14:textId="77777777" w:rsidR="00660A15" w:rsidRDefault="00953647">
            <w:pPr>
              <w:spacing w:before="40" w:line="252" w:lineRule="auto"/>
              <w:jc w:val="center"/>
            </w:pPr>
            <w:r>
              <w:rPr>
                <w:sz w:val="16"/>
              </w:rPr>
              <w:t>0.8191</w:t>
            </w:r>
          </w:p>
        </w:tc>
        <w:tc>
          <w:tcPr>
            <w:tcW w:w="1450" w:type="dxa"/>
            <w:shd w:val="clear" w:color="auto" w:fill="FFFFFF"/>
            <w:tcMar>
              <w:top w:w="80" w:type="dxa"/>
              <w:left w:w="80" w:type="dxa"/>
              <w:bottom w:w="80" w:type="dxa"/>
              <w:right w:w="80" w:type="dxa"/>
            </w:tcMar>
            <w:vAlign w:val="center"/>
          </w:tcPr>
          <w:p w14:paraId="60DED762" w14:textId="77777777" w:rsidR="00660A15" w:rsidRDefault="00953647">
            <w:pPr>
              <w:spacing w:before="40" w:line="252" w:lineRule="auto"/>
              <w:jc w:val="center"/>
            </w:pPr>
            <w:r>
              <w:rPr>
                <w:sz w:val="16"/>
              </w:rPr>
              <w:t>52.57</w:t>
            </w:r>
          </w:p>
        </w:tc>
      </w:tr>
      <w:tr w:rsidR="00660A15" w14:paraId="73C6AD8A" w14:textId="77777777">
        <w:trPr>
          <w:cantSplit/>
          <w:jc w:val="center"/>
        </w:trPr>
        <w:tc>
          <w:tcPr>
            <w:tcW w:w="1450" w:type="dxa"/>
            <w:shd w:val="clear" w:color="auto" w:fill="FFFFFF"/>
            <w:tcMar>
              <w:top w:w="80" w:type="dxa"/>
              <w:left w:w="80" w:type="dxa"/>
              <w:bottom w:w="80" w:type="dxa"/>
              <w:right w:w="80" w:type="dxa"/>
            </w:tcMar>
            <w:vAlign w:val="center"/>
          </w:tcPr>
          <w:p w14:paraId="07EF8BAC"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0BCE0AF2"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7A86A7FF" w14:textId="77777777" w:rsidR="00660A15" w:rsidRDefault="00953647">
            <w:pPr>
              <w:spacing w:before="40" w:line="252" w:lineRule="auto"/>
              <w:jc w:val="center"/>
            </w:pPr>
            <w:r>
              <w:rPr>
                <w:sz w:val="16"/>
              </w:rPr>
              <w:t>5.4115</w:t>
            </w:r>
          </w:p>
        </w:tc>
        <w:tc>
          <w:tcPr>
            <w:tcW w:w="1450" w:type="dxa"/>
            <w:shd w:val="clear" w:color="auto" w:fill="FFFFFF"/>
            <w:tcMar>
              <w:top w:w="80" w:type="dxa"/>
              <w:left w:w="80" w:type="dxa"/>
              <w:bottom w:w="80" w:type="dxa"/>
              <w:right w:w="80" w:type="dxa"/>
            </w:tcMar>
            <w:vAlign w:val="center"/>
          </w:tcPr>
          <w:p w14:paraId="1AE7E9C9" w14:textId="77777777" w:rsidR="00660A15" w:rsidRDefault="00953647">
            <w:pPr>
              <w:spacing w:before="40" w:line="252" w:lineRule="auto"/>
              <w:jc w:val="center"/>
            </w:pPr>
            <w:r>
              <w:rPr>
                <w:sz w:val="16"/>
              </w:rPr>
              <w:t>10.3617</w:t>
            </w:r>
          </w:p>
        </w:tc>
        <w:tc>
          <w:tcPr>
            <w:tcW w:w="1450" w:type="dxa"/>
            <w:shd w:val="clear" w:color="auto" w:fill="FFFFFF"/>
            <w:tcMar>
              <w:top w:w="80" w:type="dxa"/>
              <w:left w:w="80" w:type="dxa"/>
              <w:bottom w:w="80" w:type="dxa"/>
              <w:right w:w="80" w:type="dxa"/>
            </w:tcMar>
            <w:vAlign w:val="center"/>
          </w:tcPr>
          <w:p w14:paraId="4E007925" w14:textId="77777777" w:rsidR="00660A15" w:rsidRDefault="00953647">
            <w:pPr>
              <w:spacing w:before="40" w:line="252" w:lineRule="auto"/>
              <w:jc w:val="center"/>
            </w:pPr>
            <w:r>
              <w:rPr>
                <w:sz w:val="16"/>
              </w:rPr>
              <w:t>5.37</w:t>
            </w:r>
          </w:p>
        </w:tc>
        <w:tc>
          <w:tcPr>
            <w:tcW w:w="1450" w:type="dxa"/>
            <w:shd w:val="clear" w:color="auto" w:fill="FFFFFF"/>
            <w:tcMar>
              <w:top w:w="80" w:type="dxa"/>
              <w:left w:w="80" w:type="dxa"/>
              <w:bottom w:w="80" w:type="dxa"/>
              <w:right w:w="80" w:type="dxa"/>
            </w:tcMar>
            <w:vAlign w:val="center"/>
          </w:tcPr>
          <w:p w14:paraId="033451F8" w14:textId="77777777" w:rsidR="00660A15" w:rsidRDefault="00953647">
            <w:pPr>
              <w:spacing w:before="40" w:line="252" w:lineRule="auto"/>
              <w:jc w:val="center"/>
            </w:pPr>
            <w:r>
              <w:rPr>
                <w:sz w:val="16"/>
              </w:rPr>
              <w:t>0.7262</w:t>
            </w:r>
          </w:p>
        </w:tc>
        <w:tc>
          <w:tcPr>
            <w:tcW w:w="1450" w:type="dxa"/>
            <w:shd w:val="clear" w:color="auto" w:fill="FFFFFF"/>
            <w:tcMar>
              <w:top w:w="80" w:type="dxa"/>
              <w:left w:w="80" w:type="dxa"/>
              <w:bottom w:w="80" w:type="dxa"/>
              <w:right w:w="80" w:type="dxa"/>
            </w:tcMar>
            <w:vAlign w:val="center"/>
          </w:tcPr>
          <w:p w14:paraId="09393C30" w14:textId="77777777" w:rsidR="00660A15" w:rsidRDefault="00953647">
            <w:pPr>
              <w:spacing w:before="40" w:line="252" w:lineRule="auto"/>
              <w:jc w:val="center"/>
            </w:pPr>
            <w:r>
              <w:rPr>
                <w:sz w:val="16"/>
              </w:rPr>
              <w:t>91.65</w:t>
            </w:r>
          </w:p>
        </w:tc>
      </w:tr>
      <w:tr w:rsidR="00660A15" w14:paraId="04B734B8" w14:textId="77777777">
        <w:trPr>
          <w:cantSplit/>
          <w:jc w:val="center"/>
        </w:trPr>
        <w:tc>
          <w:tcPr>
            <w:tcW w:w="1450" w:type="dxa"/>
            <w:shd w:val="clear" w:color="auto" w:fill="FFFFFF"/>
            <w:tcMar>
              <w:top w:w="80" w:type="dxa"/>
              <w:left w:w="80" w:type="dxa"/>
              <w:bottom w:w="80" w:type="dxa"/>
              <w:right w:w="80" w:type="dxa"/>
            </w:tcMar>
            <w:vAlign w:val="center"/>
          </w:tcPr>
          <w:p w14:paraId="27FC8F7F"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1F19B5F5"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38664209" w14:textId="77777777" w:rsidR="00660A15" w:rsidRDefault="00953647">
            <w:pPr>
              <w:spacing w:before="40" w:line="252" w:lineRule="auto"/>
              <w:jc w:val="center"/>
            </w:pPr>
            <w:r>
              <w:rPr>
                <w:sz w:val="16"/>
              </w:rPr>
              <w:t>5.8312</w:t>
            </w:r>
          </w:p>
        </w:tc>
        <w:tc>
          <w:tcPr>
            <w:tcW w:w="1450" w:type="dxa"/>
            <w:shd w:val="clear" w:color="auto" w:fill="FFFFFF"/>
            <w:tcMar>
              <w:top w:w="80" w:type="dxa"/>
              <w:left w:w="80" w:type="dxa"/>
              <w:bottom w:w="80" w:type="dxa"/>
              <w:right w:w="80" w:type="dxa"/>
            </w:tcMar>
            <w:vAlign w:val="center"/>
          </w:tcPr>
          <w:p w14:paraId="4600186E" w14:textId="77777777" w:rsidR="00660A15" w:rsidRDefault="00953647">
            <w:pPr>
              <w:spacing w:before="40" w:line="252" w:lineRule="auto"/>
              <w:jc w:val="center"/>
            </w:pPr>
            <w:r>
              <w:rPr>
                <w:sz w:val="16"/>
              </w:rPr>
              <w:t>11.0895</w:t>
            </w:r>
          </w:p>
        </w:tc>
        <w:tc>
          <w:tcPr>
            <w:tcW w:w="1450" w:type="dxa"/>
            <w:shd w:val="clear" w:color="auto" w:fill="FFFFFF"/>
            <w:tcMar>
              <w:top w:w="80" w:type="dxa"/>
              <w:left w:w="80" w:type="dxa"/>
              <w:bottom w:w="80" w:type="dxa"/>
              <w:right w:w="80" w:type="dxa"/>
            </w:tcMar>
            <w:vAlign w:val="center"/>
          </w:tcPr>
          <w:p w14:paraId="0CB6008B" w14:textId="77777777" w:rsidR="00660A15" w:rsidRDefault="00953647">
            <w:pPr>
              <w:spacing w:before="40" w:line="252" w:lineRule="auto"/>
              <w:jc w:val="center"/>
            </w:pPr>
            <w:r>
              <w:rPr>
                <w:sz w:val="16"/>
              </w:rPr>
              <w:t>5.68</w:t>
            </w:r>
          </w:p>
        </w:tc>
        <w:tc>
          <w:tcPr>
            <w:tcW w:w="1450" w:type="dxa"/>
            <w:shd w:val="clear" w:color="auto" w:fill="FFFFFF"/>
            <w:tcMar>
              <w:top w:w="80" w:type="dxa"/>
              <w:left w:w="80" w:type="dxa"/>
              <w:bottom w:w="80" w:type="dxa"/>
              <w:right w:w="80" w:type="dxa"/>
            </w:tcMar>
            <w:vAlign w:val="center"/>
          </w:tcPr>
          <w:p w14:paraId="3D3F7A09" w14:textId="77777777" w:rsidR="00660A15" w:rsidRDefault="00953647">
            <w:pPr>
              <w:spacing w:before="40" w:line="252" w:lineRule="auto"/>
              <w:jc w:val="center"/>
            </w:pPr>
            <w:r>
              <w:rPr>
                <w:sz w:val="16"/>
              </w:rPr>
              <w:t>0.6965</w:t>
            </w:r>
          </w:p>
        </w:tc>
        <w:tc>
          <w:tcPr>
            <w:tcW w:w="1450" w:type="dxa"/>
            <w:shd w:val="clear" w:color="auto" w:fill="FFFFFF"/>
            <w:tcMar>
              <w:top w:w="80" w:type="dxa"/>
              <w:left w:w="80" w:type="dxa"/>
              <w:bottom w:w="80" w:type="dxa"/>
              <w:right w:w="80" w:type="dxa"/>
            </w:tcMar>
            <w:vAlign w:val="center"/>
          </w:tcPr>
          <w:p w14:paraId="4739852F" w14:textId="77777777" w:rsidR="00660A15" w:rsidRDefault="00953647">
            <w:pPr>
              <w:spacing w:before="40" w:line="252" w:lineRule="auto"/>
              <w:jc w:val="center"/>
            </w:pPr>
            <w:r>
              <w:rPr>
                <w:sz w:val="16"/>
              </w:rPr>
              <w:t>48.66</w:t>
            </w:r>
          </w:p>
        </w:tc>
      </w:tr>
      <w:tr w:rsidR="00660A15" w14:paraId="094CBFD4" w14:textId="77777777">
        <w:trPr>
          <w:cantSplit/>
          <w:jc w:val="center"/>
        </w:trPr>
        <w:tc>
          <w:tcPr>
            <w:tcW w:w="1450" w:type="dxa"/>
            <w:shd w:val="clear" w:color="auto" w:fill="FFFFFF"/>
            <w:tcMar>
              <w:top w:w="80" w:type="dxa"/>
              <w:left w:w="80" w:type="dxa"/>
              <w:bottom w:w="80" w:type="dxa"/>
              <w:right w:w="80" w:type="dxa"/>
            </w:tcMar>
            <w:vAlign w:val="center"/>
          </w:tcPr>
          <w:p w14:paraId="036E25C1"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33AB055A"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42F915ED" w14:textId="77777777" w:rsidR="00660A15" w:rsidRDefault="00953647">
            <w:pPr>
              <w:spacing w:before="40" w:line="252" w:lineRule="auto"/>
              <w:jc w:val="center"/>
            </w:pPr>
            <w:r>
              <w:rPr>
                <w:sz w:val="16"/>
              </w:rPr>
              <w:t>6.1280</w:t>
            </w:r>
          </w:p>
        </w:tc>
        <w:tc>
          <w:tcPr>
            <w:tcW w:w="1450" w:type="dxa"/>
            <w:shd w:val="clear" w:color="auto" w:fill="FFFFFF"/>
            <w:tcMar>
              <w:top w:w="80" w:type="dxa"/>
              <w:left w:w="80" w:type="dxa"/>
              <w:bottom w:w="80" w:type="dxa"/>
              <w:right w:w="80" w:type="dxa"/>
            </w:tcMar>
            <w:vAlign w:val="center"/>
          </w:tcPr>
          <w:p w14:paraId="68CB02D5" w14:textId="77777777" w:rsidR="00660A15" w:rsidRDefault="00953647">
            <w:pPr>
              <w:spacing w:before="40" w:line="252" w:lineRule="auto"/>
              <w:jc w:val="center"/>
            </w:pPr>
            <w:r>
              <w:rPr>
                <w:sz w:val="16"/>
              </w:rPr>
              <w:t>11.4250</w:t>
            </w:r>
          </w:p>
        </w:tc>
        <w:tc>
          <w:tcPr>
            <w:tcW w:w="1450" w:type="dxa"/>
            <w:shd w:val="clear" w:color="auto" w:fill="FFFFFF"/>
            <w:tcMar>
              <w:top w:w="80" w:type="dxa"/>
              <w:left w:w="80" w:type="dxa"/>
              <w:bottom w:w="80" w:type="dxa"/>
              <w:right w:w="80" w:type="dxa"/>
            </w:tcMar>
            <w:vAlign w:val="center"/>
          </w:tcPr>
          <w:p w14:paraId="4F388822" w14:textId="77777777" w:rsidR="00660A15" w:rsidRDefault="00953647">
            <w:pPr>
              <w:spacing w:before="40" w:line="252" w:lineRule="auto"/>
              <w:jc w:val="center"/>
            </w:pPr>
            <w:r>
              <w:rPr>
                <w:sz w:val="16"/>
              </w:rPr>
              <w:t>5.99</w:t>
            </w:r>
          </w:p>
        </w:tc>
        <w:tc>
          <w:tcPr>
            <w:tcW w:w="1450" w:type="dxa"/>
            <w:shd w:val="clear" w:color="auto" w:fill="FFFFFF"/>
            <w:tcMar>
              <w:top w:w="80" w:type="dxa"/>
              <w:left w:w="80" w:type="dxa"/>
              <w:bottom w:w="80" w:type="dxa"/>
              <w:right w:w="80" w:type="dxa"/>
            </w:tcMar>
            <w:vAlign w:val="center"/>
          </w:tcPr>
          <w:p w14:paraId="46CB69A0" w14:textId="77777777" w:rsidR="00660A15" w:rsidRDefault="00953647">
            <w:pPr>
              <w:spacing w:before="40" w:line="252" w:lineRule="auto"/>
              <w:jc w:val="center"/>
            </w:pPr>
            <w:r>
              <w:rPr>
                <w:sz w:val="16"/>
              </w:rPr>
              <w:t>0.6779</w:t>
            </w:r>
          </w:p>
        </w:tc>
        <w:tc>
          <w:tcPr>
            <w:tcW w:w="1450" w:type="dxa"/>
            <w:shd w:val="clear" w:color="auto" w:fill="FFFFFF"/>
            <w:tcMar>
              <w:top w:w="80" w:type="dxa"/>
              <w:left w:w="80" w:type="dxa"/>
              <w:bottom w:w="80" w:type="dxa"/>
              <w:right w:w="80" w:type="dxa"/>
            </w:tcMar>
            <w:vAlign w:val="center"/>
          </w:tcPr>
          <w:p w14:paraId="04A000D6" w14:textId="77777777" w:rsidR="00660A15" w:rsidRDefault="00953647">
            <w:pPr>
              <w:spacing w:before="40" w:line="252" w:lineRule="auto"/>
              <w:jc w:val="center"/>
            </w:pPr>
            <w:r>
              <w:rPr>
                <w:sz w:val="16"/>
              </w:rPr>
              <w:t>44.15</w:t>
            </w:r>
          </w:p>
        </w:tc>
      </w:tr>
      <w:tr w:rsidR="00660A15" w14:paraId="0C116B34" w14:textId="77777777">
        <w:trPr>
          <w:cantSplit/>
          <w:jc w:val="center"/>
        </w:trPr>
        <w:tc>
          <w:tcPr>
            <w:tcW w:w="1450" w:type="dxa"/>
            <w:shd w:val="clear" w:color="auto" w:fill="FFFFFF"/>
            <w:tcMar>
              <w:top w:w="80" w:type="dxa"/>
              <w:left w:w="80" w:type="dxa"/>
              <w:bottom w:w="80" w:type="dxa"/>
              <w:right w:w="80" w:type="dxa"/>
            </w:tcMar>
            <w:vAlign w:val="center"/>
          </w:tcPr>
          <w:p w14:paraId="6067D053"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09AFF5B8"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3E724718" w14:textId="77777777" w:rsidR="00660A15" w:rsidRDefault="00953647">
            <w:pPr>
              <w:spacing w:before="40" w:line="252" w:lineRule="auto"/>
              <w:jc w:val="center"/>
            </w:pPr>
            <w:r>
              <w:rPr>
                <w:sz w:val="16"/>
              </w:rPr>
              <w:t>7.1888</w:t>
            </w:r>
          </w:p>
        </w:tc>
        <w:tc>
          <w:tcPr>
            <w:tcW w:w="1450" w:type="dxa"/>
            <w:shd w:val="clear" w:color="auto" w:fill="FFFFFF"/>
            <w:tcMar>
              <w:top w:w="80" w:type="dxa"/>
              <w:left w:w="80" w:type="dxa"/>
              <w:bottom w:w="80" w:type="dxa"/>
              <w:right w:w="80" w:type="dxa"/>
            </w:tcMar>
            <w:vAlign w:val="center"/>
          </w:tcPr>
          <w:p w14:paraId="411E46D9" w14:textId="77777777" w:rsidR="00660A15" w:rsidRDefault="00953647">
            <w:pPr>
              <w:spacing w:before="40" w:line="252" w:lineRule="auto"/>
              <w:jc w:val="center"/>
            </w:pPr>
            <w:r>
              <w:rPr>
                <w:sz w:val="16"/>
              </w:rPr>
              <w:t>12.6175</w:t>
            </w:r>
          </w:p>
        </w:tc>
        <w:tc>
          <w:tcPr>
            <w:tcW w:w="1450" w:type="dxa"/>
            <w:shd w:val="clear" w:color="auto" w:fill="FFFFFF"/>
            <w:tcMar>
              <w:top w:w="80" w:type="dxa"/>
              <w:left w:w="80" w:type="dxa"/>
              <w:bottom w:w="80" w:type="dxa"/>
              <w:right w:w="80" w:type="dxa"/>
            </w:tcMar>
            <w:vAlign w:val="center"/>
          </w:tcPr>
          <w:p w14:paraId="4190D896" w14:textId="77777777" w:rsidR="00660A15" w:rsidRDefault="00953647">
            <w:pPr>
              <w:spacing w:before="40" w:line="252" w:lineRule="auto"/>
              <w:jc w:val="center"/>
            </w:pPr>
            <w:r>
              <w:rPr>
                <w:sz w:val="16"/>
              </w:rPr>
              <w:t>7.05</w:t>
            </w:r>
          </w:p>
        </w:tc>
        <w:tc>
          <w:tcPr>
            <w:tcW w:w="1450" w:type="dxa"/>
            <w:shd w:val="clear" w:color="auto" w:fill="FFFFFF"/>
            <w:tcMar>
              <w:top w:w="80" w:type="dxa"/>
              <w:left w:w="80" w:type="dxa"/>
              <w:bottom w:w="80" w:type="dxa"/>
              <w:right w:w="80" w:type="dxa"/>
            </w:tcMar>
            <w:vAlign w:val="center"/>
          </w:tcPr>
          <w:p w14:paraId="6CD1BF97" w14:textId="77777777" w:rsidR="00660A15" w:rsidRDefault="00953647">
            <w:pPr>
              <w:spacing w:before="40" w:line="252" w:lineRule="auto"/>
              <w:jc w:val="center"/>
            </w:pPr>
            <w:r>
              <w:rPr>
                <w:sz w:val="16"/>
              </w:rPr>
              <w:t>0.6072</w:t>
            </w:r>
          </w:p>
        </w:tc>
        <w:tc>
          <w:tcPr>
            <w:tcW w:w="1450" w:type="dxa"/>
            <w:shd w:val="clear" w:color="auto" w:fill="FFFFFF"/>
            <w:tcMar>
              <w:top w:w="80" w:type="dxa"/>
              <w:left w:w="80" w:type="dxa"/>
              <w:bottom w:w="80" w:type="dxa"/>
              <w:right w:w="80" w:type="dxa"/>
            </w:tcMar>
            <w:vAlign w:val="center"/>
          </w:tcPr>
          <w:p w14:paraId="45B00089" w14:textId="77777777" w:rsidR="00660A15" w:rsidRDefault="00953647">
            <w:pPr>
              <w:spacing w:before="40" w:line="252" w:lineRule="auto"/>
              <w:jc w:val="center"/>
            </w:pPr>
            <w:r>
              <w:rPr>
                <w:sz w:val="16"/>
              </w:rPr>
              <w:t>46.49</w:t>
            </w:r>
          </w:p>
        </w:tc>
      </w:tr>
      <w:tr w:rsidR="00660A15" w14:paraId="31068D87" w14:textId="77777777">
        <w:trPr>
          <w:cantSplit/>
          <w:jc w:val="center"/>
        </w:trPr>
        <w:tc>
          <w:tcPr>
            <w:tcW w:w="1450" w:type="dxa"/>
            <w:shd w:val="clear" w:color="auto" w:fill="FFFFFF"/>
            <w:tcMar>
              <w:top w:w="80" w:type="dxa"/>
              <w:left w:w="80" w:type="dxa"/>
              <w:bottom w:w="80" w:type="dxa"/>
              <w:right w:w="80" w:type="dxa"/>
            </w:tcMar>
            <w:vAlign w:val="center"/>
          </w:tcPr>
          <w:p w14:paraId="134A5ECB"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27234E5D"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10821D9B" w14:textId="77777777" w:rsidR="00660A15" w:rsidRDefault="00953647">
            <w:pPr>
              <w:spacing w:before="40" w:line="252" w:lineRule="auto"/>
              <w:jc w:val="center"/>
            </w:pPr>
            <w:r>
              <w:rPr>
                <w:sz w:val="16"/>
              </w:rPr>
              <w:t>6.5672</w:t>
            </w:r>
          </w:p>
        </w:tc>
        <w:tc>
          <w:tcPr>
            <w:tcW w:w="1450" w:type="dxa"/>
            <w:shd w:val="clear" w:color="auto" w:fill="FFFFFF"/>
            <w:tcMar>
              <w:top w:w="80" w:type="dxa"/>
              <w:left w:w="80" w:type="dxa"/>
              <w:bottom w:w="80" w:type="dxa"/>
              <w:right w:w="80" w:type="dxa"/>
            </w:tcMar>
            <w:vAlign w:val="center"/>
          </w:tcPr>
          <w:p w14:paraId="6AB67249" w14:textId="77777777" w:rsidR="00660A15" w:rsidRDefault="00953647">
            <w:pPr>
              <w:spacing w:before="40" w:line="252" w:lineRule="auto"/>
              <w:jc w:val="center"/>
            </w:pPr>
            <w:r>
              <w:rPr>
                <w:sz w:val="16"/>
              </w:rPr>
              <w:t>12.5417</w:t>
            </w:r>
          </w:p>
        </w:tc>
        <w:tc>
          <w:tcPr>
            <w:tcW w:w="1450" w:type="dxa"/>
            <w:shd w:val="clear" w:color="auto" w:fill="FFFFFF"/>
            <w:tcMar>
              <w:top w:w="80" w:type="dxa"/>
              <w:left w:w="80" w:type="dxa"/>
              <w:bottom w:w="80" w:type="dxa"/>
              <w:right w:w="80" w:type="dxa"/>
            </w:tcMar>
            <w:vAlign w:val="center"/>
          </w:tcPr>
          <w:p w14:paraId="744B5673" w14:textId="77777777" w:rsidR="00660A15" w:rsidRDefault="00953647">
            <w:pPr>
              <w:spacing w:before="40" w:line="252" w:lineRule="auto"/>
              <w:jc w:val="center"/>
            </w:pPr>
            <w:r>
              <w:rPr>
                <w:sz w:val="16"/>
              </w:rPr>
              <w:t>6.24</w:t>
            </w:r>
          </w:p>
        </w:tc>
        <w:tc>
          <w:tcPr>
            <w:tcW w:w="1450" w:type="dxa"/>
            <w:shd w:val="clear" w:color="auto" w:fill="FFFFFF"/>
            <w:tcMar>
              <w:top w:w="80" w:type="dxa"/>
              <w:left w:w="80" w:type="dxa"/>
              <w:bottom w:w="80" w:type="dxa"/>
              <w:right w:w="80" w:type="dxa"/>
            </w:tcMar>
            <w:vAlign w:val="center"/>
          </w:tcPr>
          <w:p w14:paraId="09406441" w14:textId="77777777" w:rsidR="00660A15" w:rsidRDefault="00953647">
            <w:pPr>
              <w:spacing w:before="40" w:line="252" w:lineRule="auto"/>
              <w:jc w:val="center"/>
            </w:pPr>
            <w:r>
              <w:rPr>
                <w:sz w:val="16"/>
              </w:rPr>
              <w:t>0.6119</w:t>
            </w:r>
          </w:p>
        </w:tc>
        <w:tc>
          <w:tcPr>
            <w:tcW w:w="1450" w:type="dxa"/>
            <w:shd w:val="clear" w:color="auto" w:fill="FFFFFF"/>
            <w:tcMar>
              <w:top w:w="80" w:type="dxa"/>
              <w:left w:w="80" w:type="dxa"/>
              <w:bottom w:w="80" w:type="dxa"/>
              <w:right w:w="80" w:type="dxa"/>
            </w:tcMar>
            <w:vAlign w:val="center"/>
          </w:tcPr>
          <w:p w14:paraId="0652C970" w14:textId="77777777" w:rsidR="00660A15" w:rsidRDefault="00953647">
            <w:pPr>
              <w:spacing w:before="40" w:line="252" w:lineRule="auto"/>
              <w:jc w:val="center"/>
            </w:pPr>
            <w:r>
              <w:rPr>
                <w:sz w:val="16"/>
              </w:rPr>
              <w:t>48.66</w:t>
            </w:r>
          </w:p>
        </w:tc>
      </w:tr>
      <w:tr w:rsidR="00660A15" w14:paraId="71978C7A" w14:textId="77777777">
        <w:trPr>
          <w:cantSplit/>
          <w:jc w:val="center"/>
        </w:trPr>
        <w:tc>
          <w:tcPr>
            <w:tcW w:w="1450" w:type="dxa"/>
            <w:shd w:val="clear" w:color="auto" w:fill="FFFFFF"/>
            <w:tcMar>
              <w:top w:w="80" w:type="dxa"/>
              <w:left w:w="80" w:type="dxa"/>
              <w:bottom w:w="80" w:type="dxa"/>
              <w:right w:w="80" w:type="dxa"/>
            </w:tcMar>
            <w:vAlign w:val="center"/>
          </w:tcPr>
          <w:p w14:paraId="63704497"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650438CF" w14:textId="77777777" w:rsidR="00660A15" w:rsidRDefault="00953647">
            <w:pPr>
              <w:spacing w:before="40" w:line="252" w:lineRule="auto"/>
              <w:jc w:val="left"/>
            </w:pPr>
            <w:r>
              <w:rPr>
                <w:sz w:val="16"/>
              </w:rPr>
              <w:t>BiMamba</w:t>
            </w:r>
          </w:p>
        </w:tc>
        <w:tc>
          <w:tcPr>
            <w:tcW w:w="1450" w:type="dxa"/>
            <w:shd w:val="clear" w:color="auto" w:fill="FFFFFF"/>
            <w:tcMar>
              <w:top w:w="80" w:type="dxa"/>
              <w:left w:w="80" w:type="dxa"/>
              <w:bottom w:w="80" w:type="dxa"/>
              <w:right w:w="80" w:type="dxa"/>
            </w:tcMar>
            <w:vAlign w:val="center"/>
          </w:tcPr>
          <w:p w14:paraId="6E0442E0" w14:textId="77777777" w:rsidR="00660A15" w:rsidRDefault="00953647">
            <w:pPr>
              <w:spacing w:before="40" w:line="252" w:lineRule="auto"/>
              <w:jc w:val="center"/>
            </w:pPr>
            <w:r>
              <w:rPr>
                <w:sz w:val="16"/>
              </w:rPr>
              <w:t>6.6974</w:t>
            </w:r>
          </w:p>
        </w:tc>
        <w:tc>
          <w:tcPr>
            <w:tcW w:w="1450" w:type="dxa"/>
            <w:shd w:val="clear" w:color="auto" w:fill="FFFFFF"/>
            <w:tcMar>
              <w:top w:w="80" w:type="dxa"/>
              <w:left w:w="80" w:type="dxa"/>
              <w:bottom w:w="80" w:type="dxa"/>
              <w:right w:w="80" w:type="dxa"/>
            </w:tcMar>
            <w:vAlign w:val="center"/>
          </w:tcPr>
          <w:p w14:paraId="348677DF" w14:textId="77777777" w:rsidR="00660A15" w:rsidRDefault="00953647">
            <w:pPr>
              <w:spacing w:before="40" w:line="252" w:lineRule="auto"/>
              <w:jc w:val="center"/>
            </w:pPr>
            <w:r>
              <w:rPr>
                <w:sz w:val="16"/>
              </w:rPr>
              <w:t>12.1714</w:t>
            </w:r>
          </w:p>
        </w:tc>
        <w:tc>
          <w:tcPr>
            <w:tcW w:w="1450" w:type="dxa"/>
            <w:shd w:val="clear" w:color="auto" w:fill="FFFFFF"/>
            <w:tcMar>
              <w:top w:w="80" w:type="dxa"/>
              <w:left w:w="80" w:type="dxa"/>
              <w:bottom w:w="80" w:type="dxa"/>
              <w:right w:w="80" w:type="dxa"/>
            </w:tcMar>
            <w:vAlign w:val="center"/>
          </w:tcPr>
          <w:p w14:paraId="25B18074" w14:textId="77777777" w:rsidR="00660A15" w:rsidRDefault="00953647">
            <w:pPr>
              <w:spacing w:before="40" w:line="252" w:lineRule="auto"/>
              <w:jc w:val="center"/>
            </w:pPr>
            <w:r>
              <w:rPr>
                <w:sz w:val="16"/>
              </w:rPr>
              <w:t>6.43</w:t>
            </w:r>
          </w:p>
        </w:tc>
        <w:tc>
          <w:tcPr>
            <w:tcW w:w="1450" w:type="dxa"/>
            <w:shd w:val="clear" w:color="auto" w:fill="FFFFFF"/>
            <w:tcMar>
              <w:top w:w="80" w:type="dxa"/>
              <w:left w:w="80" w:type="dxa"/>
              <w:bottom w:w="80" w:type="dxa"/>
              <w:right w:w="80" w:type="dxa"/>
            </w:tcMar>
            <w:vAlign w:val="center"/>
          </w:tcPr>
          <w:p w14:paraId="25999ED6" w14:textId="77777777" w:rsidR="00660A15" w:rsidRDefault="00953647">
            <w:pPr>
              <w:spacing w:before="40" w:line="252" w:lineRule="auto"/>
              <w:jc w:val="center"/>
            </w:pPr>
            <w:r>
              <w:rPr>
                <w:sz w:val="16"/>
              </w:rPr>
              <w:t>0.6344</w:t>
            </w:r>
          </w:p>
        </w:tc>
        <w:tc>
          <w:tcPr>
            <w:tcW w:w="1450" w:type="dxa"/>
            <w:shd w:val="clear" w:color="auto" w:fill="FFFFFF"/>
            <w:tcMar>
              <w:top w:w="80" w:type="dxa"/>
              <w:left w:w="80" w:type="dxa"/>
              <w:bottom w:w="80" w:type="dxa"/>
              <w:right w:w="80" w:type="dxa"/>
            </w:tcMar>
            <w:vAlign w:val="center"/>
          </w:tcPr>
          <w:p w14:paraId="116F302B" w14:textId="77777777" w:rsidR="00660A15" w:rsidRDefault="00953647">
            <w:pPr>
              <w:spacing w:before="40" w:line="252" w:lineRule="auto"/>
              <w:jc w:val="center"/>
            </w:pPr>
            <w:r>
              <w:rPr>
                <w:sz w:val="16"/>
              </w:rPr>
              <w:t>40.47</w:t>
            </w:r>
          </w:p>
        </w:tc>
      </w:tr>
      <w:tr w:rsidR="00660A15" w14:paraId="2A37268E" w14:textId="77777777">
        <w:trPr>
          <w:cantSplit/>
          <w:jc w:val="center"/>
        </w:trPr>
        <w:tc>
          <w:tcPr>
            <w:tcW w:w="1450" w:type="dxa"/>
            <w:shd w:val="clear" w:color="auto" w:fill="FFFFFF"/>
            <w:tcMar>
              <w:top w:w="80" w:type="dxa"/>
              <w:left w:w="80" w:type="dxa"/>
              <w:bottom w:w="80" w:type="dxa"/>
              <w:right w:w="80" w:type="dxa"/>
            </w:tcMar>
            <w:vAlign w:val="center"/>
          </w:tcPr>
          <w:p w14:paraId="5DF520A0"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1FF18127"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0EF485A5" w14:textId="77777777" w:rsidR="00660A15" w:rsidRDefault="00953647">
            <w:pPr>
              <w:spacing w:before="40" w:line="252" w:lineRule="auto"/>
              <w:jc w:val="center"/>
            </w:pPr>
            <w:r>
              <w:rPr>
                <w:sz w:val="16"/>
              </w:rPr>
              <w:t>5.9577</w:t>
            </w:r>
          </w:p>
        </w:tc>
        <w:tc>
          <w:tcPr>
            <w:tcW w:w="1450" w:type="dxa"/>
            <w:shd w:val="clear" w:color="auto" w:fill="FFFFFF"/>
            <w:tcMar>
              <w:top w:w="80" w:type="dxa"/>
              <w:left w:w="80" w:type="dxa"/>
              <w:bottom w:w="80" w:type="dxa"/>
              <w:right w:w="80" w:type="dxa"/>
            </w:tcMar>
            <w:vAlign w:val="center"/>
          </w:tcPr>
          <w:p w14:paraId="55B7C190" w14:textId="77777777" w:rsidR="00660A15" w:rsidRDefault="00953647">
            <w:pPr>
              <w:spacing w:before="40" w:line="252" w:lineRule="auto"/>
              <w:jc w:val="center"/>
            </w:pPr>
            <w:r>
              <w:rPr>
                <w:sz w:val="16"/>
              </w:rPr>
              <w:t>11.3518</w:t>
            </w:r>
          </w:p>
        </w:tc>
        <w:tc>
          <w:tcPr>
            <w:tcW w:w="1450" w:type="dxa"/>
            <w:shd w:val="clear" w:color="auto" w:fill="FFFFFF"/>
            <w:tcMar>
              <w:top w:w="80" w:type="dxa"/>
              <w:left w:w="80" w:type="dxa"/>
              <w:bottom w:w="80" w:type="dxa"/>
              <w:right w:w="80" w:type="dxa"/>
            </w:tcMar>
            <w:vAlign w:val="center"/>
          </w:tcPr>
          <w:p w14:paraId="05899B1D" w14:textId="77777777" w:rsidR="00660A15" w:rsidRDefault="00953647">
            <w:pPr>
              <w:spacing w:before="40" w:line="252" w:lineRule="auto"/>
              <w:jc w:val="center"/>
            </w:pPr>
            <w:r>
              <w:rPr>
                <w:sz w:val="16"/>
              </w:rPr>
              <w:t>5.82</w:t>
            </w:r>
          </w:p>
        </w:tc>
        <w:tc>
          <w:tcPr>
            <w:tcW w:w="1450" w:type="dxa"/>
            <w:shd w:val="clear" w:color="auto" w:fill="FFFFFF"/>
            <w:tcMar>
              <w:top w:w="80" w:type="dxa"/>
              <w:left w:w="80" w:type="dxa"/>
              <w:bottom w:w="80" w:type="dxa"/>
              <w:right w:w="80" w:type="dxa"/>
            </w:tcMar>
            <w:vAlign w:val="center"/>
          </w:tcPr>
          <w:p w14:paraId="0B106D4C" w14:textId="77777777" w:rsidR="00660A15" w:rsidRDefault="00953647">
            <w:pPr>
              <w:spacing w:before="40" w:line="252" w:lineRule="auto"/>
              <w:jc w:val="center"/>
            </w:pPr>
            <w:r>
              <w:rPr>
                <w:sz w:val="16"/>
              </w:rPr>
              <w:t>0.6820</w:t>
            </w:r>
          </w:p>
        </w:tc>
        <w:tc>
          <w:tcPr>
            <w:tcW w:w="1450" w:type="dxa"/>
            <w:shd w:val="clear" w:color="auto" w:fill="FFFFFF"/>
            <w:tcMar>
              <w:top w:w="80" w:type="dxa"/>
              <w:left w:w="80" w:type="dxa"/>
              <w:bottom w:w="80" w:type="dxa"/>
              <w:right w:w="80" w:type="dxa"/>
            </w:tcMar>
            <w:vAlign w:val="center"/>
          </w:tcPr>
          <w:p w14:paraId="103DB436" w14:textId="77777777" w:rsidR="00660A15" w:rsidRDefault="00953647">
            <w:pPr>
              <w:spacing w:before="40" w:line="252" w:lineRule="auto"/>
              <w:jc w:val="center"/>
            </w:pPr>
            <w:r>
              <w:rPr>
                <w:sz w:val="16"/>
              </w:rPr>
              <w:t>44.48</w:t>
            </w:r>
          </w:p>
        </w:tc>
      </w:tr>
      <w:tr w:rsidR="00660A15" w14:paraId="78754D90" w14:textId="77777777">
        <w:trPr>
          <w:cantSplit/>
          <w:jc w:val="center"/>
        </w:trPr>
        <w:tc>
          <w:tcPr>
            <w:tcW w:w="1450" w:type="dxa"/>
            <w:shd w:val="clear" w:color="auto" w:fill="FFFFFF"/>
            <w:tcMar>
              <w:top w:w="80" w:type="dxa"/>
              <w:left w:w="80" w:type="dxa"/>
              <w:bottom w:w="80" w:type="dxa"/>
              <w:right w:w="80" w:type="dxa"/>
            </w:tcMar>
            <w:vAlign w:val="center"/>
          </w:tcPr>
          <w:p w14:paraId="20CECC23"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387A172F"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3ED82FF4" w14:textId="77777777" w:rsidR="00660A15" w:rsidRDefault="00953647">
            <w:pPr>
              <w:spacing w:before="40" w:line="252" w:lineRule="auto"/>
              <w:jc w:val="center"/>
            </w:pPr>
            <w:r>
              <w:rPr>
                <w:sz w:val="16"/>
              </w:rPr>
              <w:t>4.8470</w:t>
            </w:r>
          </w:p>
        </w:tc>
        <w:tc>
          <w:tcPr>
            <w:tcW w:w="1450" w:type="dxa"/>
            <w:shd w:val="clear" w:color="auto" w:fill="FFFFFF"/>
            <w:tcMar>
              <w:top w:w="80" w:type="dxa"/>
              <w:left w:w="80" w:type="dxa"/>
              <w:bottom w:w="80" w:type="dxa"/>
              <w:right w:w="80" w:type="dxa"/>
            </w:tcMar>
            <w:vAlign w:val="center"/>
          </w:tcPr>
          <w:p w14:paraId="06B4813B" w14:textId="77777777" w:rsidR="00660A15" w:rsidRDefault="00953647">
            <w:pPr>
              <w:spacing w:before="40" w:line="252" w:lineRule="auto"/>
              <w:jc w:val="center"/>
            </w:pPr>
            <w:r>
              <w:rPr>
                <w:sz w:val="16"/>
              </w:rPr>
              <w:t>10.4474</w:t>
            </w:r>
          </w:p>
        </w:tc>
        <w:tc>
          <w:tcPr>
            <w:tcW w:w="1450" w:type="dxa"/>
            <w:shd w:val="clear" w:color="auto" w:fill="FFFFFF"/>
            <w:tcMar>
              <w:top w:w="80" w:type="dxa"/>
              <w:left w:w="80" w:type="dxa"/>
              <w:bottom w:w="80" w:type="dxa"/>
              <w:right w:w="80" w:type="dxa"/>
            </w:tcMar>
            <w:vAlign w:val="center"/>
          </w:tcPr>
          <w:p w14:paraId="55CE62E3" w14:textId="77777777" w:rsidR="00660A15" w:rsidRDefault="00953647">
            <w:pPr>
              <w:spacing w:before="40" w:line="252" w:lineRule="auto"/>
              <w:jc w:val="center"/>
            </w:pPr>
            <w:r>
              <w:rPr>
                <w:sz w:val="16"/>
              </w:rPr>
              <w:t>5.11</w:t>
            </w:r>
          </w:p>
        </w:tc>
        <w:tc>
          <w:tcPr>
            <w:tcW w:w="1450" w:type="dxa"/>
            <w:shd w:val="clear" w:color="auto" w:fill="FFFFFF"/>
            <w:tcMar>
              <w:top w:w="80" w:type="dxa"/>
              <w:left w:w="80" w:type="dxa"/>
              <w:bottom w:w="80" w:type="dxa"/>
              <w:right w:w="80" w:type="dxa"/>
            </w:tcMar>
            <w:vAlign w:val="center"/>
          </w:tcPr>
          <w:p w14:paraId="69B48FFB" w14:textId="77777777" w:rsidR="00660A15" w:rsidRDefault="00953647">
            <w:pPr>
              <w:spacing w:before="40" w:line="252" w:lineRule="auto"/>
              <w:jc w:val="center"/>
            </w:pPr>
            <w:r>
              <w:rPr>
                <w:sz w:val="16"/>
              </w:rPr>
              <w:t>0.1552</w:t>
            </w:r>
          </w:p>
        </w:tc>
        <w:tc>
          <w:tcPr>
            <w:tcW w:w="1450" w:type="dxa"/>
            <w:shd w:val="clear" w:color="auto" w:fill="FFFFFF"/>
            <w:tcMar>
              <w:top w:w="80" w:type="dxa"/>
              <w:left w:w="80" w:type="dxa"/>
              <w:bottom w:w="80" w:type="dxa"/>
              <w:right w:w="80" w:type="dxa"/>
            </w:tcMar>
            <w:vAlign w:val="center"/>
          </w:tcPr>
          <w:p w14:paraId="4F047124" w14:textId="77777777" w:rsidR="00660A15" w:rsidRDefault="00953647">
            <w:pPr>
              <w:spacing w:before="40" w:line="252" w:lineRule="auto"/>
              <w:jc w:val="center"/>
            </w:pPr>
            <w:r>
              <w:rPr>
                <w:sz w:val="16"/>
              </w:rPr>
              <w:t>27.95</w:t>
            </w:r>
          </w:p>
        </w:tc>
      </w:tr>
      <w:tr w:rsidR="00660A15" w14:paraId="198CA1C4" w14:textId="77777777">
        <w:trPr>
          <w:cantSplit/>
          <w:jc w:val="center"/>
        </w:trPr>
        <w:tc>
          <w:tcPr>
            <w:tcW w:w="1450" w:type="dxa"/>
            <w:shd w:val="clear" w:color="auto" w:fill="FFFFFF"/>
            <w:tcMar>
              <w:top w:w="80" w:type="dxa"/>
              <w:left w:w="80" w:type="dxa"/>
              <w:bottom w:w="80" w:type="dxa"/>
              <w:right w:w="80" w:type="dxa"/>
            </w:tcMar>
            <w:vAlign w:val="center"/>
          </w:tcPr>
          <w:p w14:paraId="472D8533"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385BC0FB"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330733A7" w14:textId="77777777" w:rsidR="00660A15" w:rsidRDefault="00953647">
            <w:pPr>
              <w:spacing w:before="40" w:line="252" w:lineRule="auto"/>
              <w:jc w:val="center"/>
            </w:pPr>
            <w:r>
              <w:rPr>
                <w:sz w:val="16"/>
              </w:rPr>
              <w:t>7.3983</w:t>
            </w:r>
          </w:p>
        </w:tc>
        <w:tc>
          <w:tcPr>
            <w:tcW w:w="1450" w:type="dxa"/>
            <w:shd w:val="clear" w:color="auto" w:fill="FFFFFF"/>
            <w:tcMar>
              <w:top w:w="80" w:type="dxa"/>
              <w:left w:w="80" w:type="dxa"/>
              <w:bottom w:w="80" w:type="dxa"/>
              <w:right w:w="80" w:type="dxa"/>
            </w:tcMar>
            <w:vAlign w:val="center"/>
          </w:tcPr>
          <w:p w14:paraId="365558AC" w14:textId="77777777" w:rsidR="00660A15" w:rsidRDefault="00953647">
            <w:pPr>
              <w:spacing w:before="40" w:line="252" w:lineRule="auto"/>
              <w:jc w:val="center"/>
            </w:pPr>
            <w:r>
              <w:rPr>
                <w:sz w:val="16"/>
              </w:rPr>
              <w:t>14.1515</w:t>
            </w:r>
          </w:p>
        </w:tc>
        <w:tc>
          <w:tcPr>
            <w:tcW w:w="1450" w:type="dxa"/>
            <w:shd w:val="clear" w:color="auto" w:fill="FFFFFF"/>
            <w:tcMar>
              <w:top w:w="80" w:type="dxa"/>
              <w:left w:w="80" w:type="dxa"/>
              <w:bottom w:w="80" w:type="dxa"/>
              <w:right w:w="80" w:type="dxa"/>
            </w:tcMar>
            <w:vAlign w:val="center"/>
          </w:tcPr>
          <w:p w14:paraId="03379182" w14:textId="77777777" w:rsidR="00660A15" w:rsidRDefault="00953647">
            <w:pPr>
              <w:spacing w:before="40" w:line="252" w:lineRule="auto"/>
              <w:jc w:val="center"/>
            </w:pPr>
            <w:r>
              <w:rPr>
                <w:sz w:val="16"/>
              </w:rPr>
              <w:t>7.64</w:t>
            </w:r>
          </w:p>
        </w:tc>
        <w:tc>
          <w:tcPr>
            <w:tcW w:w="1450" w:type="dxa"/>
            <w:shd w:val="clear" w:color="auto" w:fill="FFFFFF"/>
            <w:tcMar>
              <w:top w:w="80" w:type="dxa"/>
              <w:left w:w="80" w:type="dxa"/>
              <w:bottom w:w="80" w:type="dxa"/>
              <w:right w:w="80" w:type="dxa"/>
            </w:tcMar>
            <w:vAlign w:val="center"/>
          </w:tcPr>
          <w:p w14:paraId="05D5E599" w14:textId="77777777" w:rsidR="00660A15" w:rsidRDefault="00953647">
            <w:pPr>
              <w:spacing w:before="40" w:line="252" w:lineRule="auto"/>
              <w:jc w:val="center"/>
            </w:pPr>
            <w:r>
              <w:rPr>
                <w:sz w:val="16"/>
              </w:rPr>
              <w:t>-0.1771</w:t>
            </w:r>
          </w:p>
        </w:tc>
        <w:tc>
          <w:tcPr>
            <w:tcW w:w="1450" w:type="dxa"/>
            <w:shd w:val="clear" w:color="auto" w:fill="FFFFFF"/>
            <w:tcMar>
              <w:top w:w="80" w:type="dxa"/>
              <w:left w:w="80" w:type="dxa"/>
              <w:bottom w:w="80" w:type="dxa"/>
              <w:right w:w="80" w:type="dxa"/>
            </w:tcMar>
            <w:vAlign w:val="center"/>
          </w:tcPr>
          <w:p w14:paraId="79D5C8FE" w14:textId="77777777" w:rsidR="00660A15" w:rsidRDefault="00953647">
            <w:pPr>
              <w:spacing w:before="40" w:line="252" w:lineRule="auto"/>
              <w:jc w:val="center"/>
            </w:pPr>
            <w:r>
              <w:rPr>
                <w:sz w:val="16"/>
              </w:rPr>
              <w:t>47.86</w:t>
            </w:r>
          </w:p>
        </w:tc>
      </w:tr>
      <w:tr w:rsidR="00660A15" w14:paraId="549598AF" w14:textId="77777777">
        <w:trPr>
          <w:cantSplit/>
          <w:jc w:val="center"/>
        </w:trPr>
        <w:tc>
          <w:tcPr>
            <w:tcW w:w="1450" w:type="dxa"/>
            <w:shd w:val="clear" w:color="auto" w:fill="FFFFFF"/>
            <w:tcMar>
              <w:top w:w="80" w:type="dxa"/>
              <w:left w:w="80" w:type="dxa"/>
              <w:bottom w:w="80" w:type="dxa"/>
              <w:right w:w="80" w:type="dxa"/>
            </w:tcMar>
            <w:vAlign w:val="center"/>
          </w:tcPr>
          <w:p w14:paraId="43269D51"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3B6E0059"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06101A98" w14:textId="77777777" w:rsidR="00660A15" w:rsidRDefault="00953647">
            <w:pPr>
              <w:spacing w:before="40" w:line="252" w:lineRule="auto"/>
              <w:jc w:val="center"/>
            </w:pPr>
            <w:r>
              <w:rPr>
                <w:sz w:val="16"/>
              </w:rPr>
              <w:t>6.9327</w:t>
            </w:r>
          </w:p>
        </w:tc>
        <w:tc>
          <w:tcPr>
            <w:tcW w:w="1450" w:type="dxa"/>
            <w:shd w:val="clear" w:color="auto" w:fill="FFFFFF"/>
            <w:tcMar>
              <w:top w:w="80" w:type="dxa"/>
              <w:left w:w="80" w:type="dxa"/>
              <w:bottom w:w="80" w:type="dxa"/>
              <w:right w:w="80" w:type="dxa"/>
            </w:tcMar>
            <w:vAlign w:val="center"/>
          </w:tcPr>
          <w:p w14:paraId="32D8FEE7" w14:textId="77777777" w:rsidR="00660A15" w:rsidRDefault="00953647">
            <w:pPr>
              <w:spacing w:before="40" w:line="252" w:lineRule="auto"/>
              <w:jc w:val="center"/>
            </w:pPr>
            <w:r>
              <w:rPr>
                <w:sz w:val="16"/>
              </w:rPr>
              <w:t>13.6722</w:t>
            </w:r>
          </w:p>
        </w:tc>
        <w:tc>
          <w:tcPr>
            <w:tcW w:w="1450" w:type="dxa"/>
            <w:shd w:val="clear" w:color="auto" w:fill="FFFFFF"/>
            <w:tcMar>
              <w:top w:w="80" w:type="dxa"/>
              <w:left w:w="80" w:type="dxa"/>
              <w:bottom w:w="80" w:type="dxa"/>
              <w:right w:w="80" w:type="dxa"/>
            </w:tcMar>
            <w:vAlign w:val="center"/>
          </w:tcPr>
          <w:p w14:paraId="49B7BAE9" w14:textId="77777777" w:rsidR="00660A15" w:rsidRDefault="00953647">
            <w:pPr>
              <w:spacing w:before="40" w:line="252" w:lineRule="auto"/>
              <w:jc w:val="center"/>
            </w:pPr>
            <w:r>
              <w:rPr>
                <w:sz w:val="16"/>
              </w:rPr>
              <w:t>7.15</w:t>
            </w:r>
          </w:p>
        </w:tc>
        <w:tc>
          <w:tcPr>
            <w:tcW w:w="1450" w:type="dxa"/>
            <w:shd w:val="clear" w:color="auto" w:fill="FFFFFF"/>
            <w:tcMar>
              <w:top w:w="80" w:type="dxa"/>
              <w:left w:w="80" w:type="dxa"/>
              <w:bottom w:w="80" w:type="dxa"/>
              <w:right w:w="80" w:type="dxa"/>
            </w:tcMar>
            <w:vAlign w:val="center"/>
          </w:tcPr>
          <w:p w14:paraId="288A5211" w14:textId="77777777" w:rsidR="00660A15" w:rsidRDefault="00953647">
            <w:pPr>
              <w:spacing w:before="40" w:line="252" w:lineRule="auto"/>
              <w:jc w:val="center"/>
            </w:pPr>
            <w:r>
              <w:rPr>
                <w:sz w:val="16"/>
              </w:rPr>
              <w:t>-0.0987</w:t>
            </w:r>
          </w:p>
        </w:tc>
        <w:tc>
          <w:tcPr>
            <w:tcW w:w="1450" w:type="dxa"/>
            <w:shd w:val="clear" w:color="auto" w:fill="FFFFFF"/>
            <w:tcMar>
              <w:top w:w="80" w:type="dxa"/>
              <w:left w:w="80" w:type="dxa"/>
              <w:bottom w:w="80" w:type="dxa"/>
              <w:right w:w="80" w:type="dxa"/>
            </w:tcMar>
            <w:vAlign w:val="center"/>
          </w:tcPr>
          <w:p w14:paraId="5D7B0C59" w14:textId="77777777" w:rsidR="00660A15" w:rsidRDefault="00953647">
            <w:pPr>
              <w:spacing w:before="40" w:line="252" w:lineRule="auto"/>
              <w:jc w:val="center"/>
            </w:pPr>
            <w:r>
              <w:rPr>
                <w:sz w:val="16"/>
              </w:rPr>
              <w:t>47.41</w:t>
            </w:r>
          </w:p>
        </w:tc>
      </w:tr>
      <w:tr w:rsidR="00660A15" w14:paraId="4242F455" w14:textId="77777777">
        <w:trPr>
          <w:cantSplit/>
          <w:jc w:val="center"/>
        </w:trPr>
        <w:tc>
          <w:tcPr>
            <w:tcW w:w="1450" w:type="dxa"/>
            <w:shd w:val="clear" w:color="auto" w:fill="FFFFFF"/>
            <w:tcMar>
              <w:top w:w="80" w:type="dxa"/>
              <w:left w:w="80" w:type="dxa"/>
              <w:bottom w:w="80" w:type="dxa"/>
              <w:right w:w="80" w:type="dxa"/>
            </w:tcMar>
            <w:vAlign w:val="center"/>
          </w:tcPr>
          <w:p w14:paraId="0A0F5010"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087F2B2A"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11A7AA53" w14:textId="77777777" w:rsidR="00660A15" w:rsidRDefault="00953647">
            <w:pPr>
              <w:spacing w:before="40" w:line="252" w:lineRule="auto"/>
              <w:jc w:val="center"/>
            </w:pPr>
            <w:r>
              <w:rPr>
                <w:sz w:val="16"/>
              </w:rPr>
              <w:t>8.7212</w:t>
            </w:r>
          </w:p>
        </w:tc>
        <w:tc>
          <w:tcPr>
            <w:tcW w:w="1450" w:type="dxa"/>
            <w:shd w:val="clear" w:color="auto" w:fill="FFFFFF"/>
            <w:tcMar>
              <w:top w:w="80" w:type="dxa"/>
              <w:left w:w="80" w:type="dxa"/>
              <w:bottom w:w="80" w:type="dxa"/>
              <w:right w:w="80" w:type="dxa"/>
            </w:tcMar>
            <w:vAlign w:val="center"/>
          </w:tcPr>
          <w:p w14:paraId="683DF13D" w14:textId="77777777" w:rsidR="00660A15" w:rsidRDefault="00953647">
            <w:pPr>
              <w:spacing w:before="40" w:line="252" w:lineRule="auto"/>
              <w:jc w:val="center"/>
            </w:pPr>
            <w:r>
              <w:rPr>
                <w:sz w:val="16"/>
              </w:rPr>
              <w:t>16.0547</w:t>
            </w:r>
          </w:p>
        </w:tc>
        <w:tc>
          <w:tcPr>
            <w:tcW w:w="1450" w:type="dxa"/>
            <w:shd w:val="clear" w:color="auto" w:fill="FFFFFF"/>
            <w:tcMar>
              <w:top w:w="80" w:type="dxa"/>
              <w:left w:w="80" w:type="dxa"/>
              <w:bottom w:w="80" w:type="dxa"/>
              <w:right w:w="80" w:type="dxa"/>
            </w:tcMar>
            <w:vAlign w:val="center"/>
          </w:tcPr>
          <w:p w14:paraId="2B5CAF1E" w14:textId="77777777" w:rsidR="00660A15" w:rsidRDefault="00953647">
            <w:pPr>
              <w:spacing w:before="40" w:line="252" w:lineRule="auto"/>
              <w:jc w:val="center"/>
            </w:pPr>
            <w:r>
              <w:rPr>
                <w:sz w:val="16"/>
              </w:rPr>
              <w:t>9.04</w:t>
            </w:r>
          </w:p>
        </w:tc>
        <w:tc>
          <w:tcPr>
            <w:tcW w:w="1450" w:type="dxa"/>
            <w:shd w:val="clear" w:color="auto" w:fill="FFFFFF"/>
            <w:tcMar>
              <w:top w:w="80" w:type="dxa"/>
              <w:left w:w="80" w:type="dxa"/>
              <w:bottom w:w="80" w:type="dxa"/>
              <w:right w:w="80" w:type="dxa"/>
            </w:tcMar>
            <w:vAlign w:val="center"/>
          </w:tcPr>
          <w:p w14:paraId="1DB6D257" w14:textId="77777777" w:rsidR="00660A15" w:rsidRDefault="00953647">
            <w:pPr>
              <w:spacing w:before="40" w:line="252" w:lineRule="auto"/>
              <w:jc w:val="center"/>
            </w:pPr>
            <w:r>
              <w:rPr>
                <w:sz w:val="16"/>
              </w:rPr>
              <w:t>-0.5150</w:t>
            </w:r>
          </w:p>
        </w:tc>
        <w:tc>
          <w:tcPr>
            <w:tcW w:w="1450" w:type="dxa"/>
            <w:shd w:val="clear" w:color="auto" w:fill="FFFFFF"/>
            <w:tcMar>
              <w:top w:w="80" w:type="dxa"/>
              <w:left w:w="80" w:type="dxa"/>
              <w:bottom w:w="80" w:type="dxa"/>
              <w:right w:w="80" w:type="dxa"/>
            </w:tcMar>
            <w:vAlign w:val="center"/>
          </w:tcPr>
          <w:p w14:paraId="09B00F2D" w14:textId="77777777" w:rsidR="00660A15" w:rsidRDefault="00953647">
            <w:pPr>
              <w:spacing w:before="40" w:line="252" w:lineRule="auto"/>
              <w:jc w:val="center"/>
            </w:pPr>
            <w:r>
              <w:rPr>
                <w:sz w:val="16"/>
              </w:rPr>
              <w:t>46.28</w:t>
            </w:r>
          </w:p>
        </w:tc>
      </w:tr>
      <w:tr w:rsidR="00660A15" w14:paraId="58A78546" w14:textId="77777777">
        <w:trPr>
          <w:cantSplit/>
          <w:jc w:val="center"/>
        </w:trPr>
        <w:tc>
          <w:tcPr>
            <w:tcW w:w="1450" w:type="dxa"/>
            <w:shd w:val="clear" w:color="auto" w:fill="FFFFFF"/>
            <w:tcMar>
              <w:top w:w="80" w:type="dxa"/>
              <w:left w:w="80" w:type="dxa"/>
              <w:bottom w:w="80" w:type="dxa"/>
              <w:right w:w="80" w:type="dxa"/>
            </w:tcMar>
            <w:vAlign w:val="center"/>
          </w:tcPr>
          <w:p w14:paraId="1DA4498E"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42A69CE9"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0CDE65B3" w14:textId="77777777" w:rsidR="00660A15" w:rsidRDefault="00953647">
            <w:pPr>
              <w:spacing w:before="40" w:line="252" w:lineRule="auto"/>
              <w:jc w:val="center"/>
            </w:pPr>
            <w:r>
              <w:rPr>
                <w:sz w:val="16"/>
              </w:rPr>
              <w:t>6.9707</w:t>
            </w:r>
          </w:p>
        </w:tc>
        <w:tc>
          <w:tcPr>
            <w:tcW w:w="1450" w:type="dxa"/>
            <w:shd w:val="clear" w:color="auto" w:fill="FFFFFF"/>
            <w:tcMar>
              <w:top w:w="80" w:type="dxa"/>
              <w:left w:w="80" w:type="dxa"/>
              <w:bottom w:w="80" w:type="dxa"/>
              <w:right w:w="80" w:type="dxa"/>
            </w:tcMar>
            <w:vAlign w:val="center"/>
          </w:tcPr>
          <w:p w14:paraId="4AF02957" w14:textId="77777777" w:rsidR="00660A15" w:rsidRDefault="00953647">
            <w:pPr>
              <w:spacing w:before="40" w:line="252" w:lineRule="auto"/>
              <w:jc w:val="center"/>
            </w:pPr>
            <w:r>
              <w:rPr>
                <w:sz w:val="16"/>
              </w:rPr>
              <w:t>13.7963</w:t>
            </w:r>
          </w:p>
        </w:tc>
        <w:tc>
          <w:tcPr>
            <w:tcW w:w="1450" w:type="dxa"/>
            <w:shd w:val="clear" w:color="auto" w:fill="FFFFFF"/>
            <w:tcMar>
              <w:top w:w="80" w:type="dxa"/>
              <w:left w:w="80" w:type="dxa"/>
              <w:bottom w:w="80" w:type="dxa"/>
              <w:right w:w="80" w:type="dxa"/>
            </w:tcMar>
            <w:vAlign w:val="center"/>
          </w:tcPr>
          <w:p w14:paraId="7A6ED9F9" w14:textId="77777777" w:rsidR="00660A15" w:rsidRDefault="00953647">
            <w:pPr>
              <w:spacing w:before="40" w:line="252" w:lineRule="auto"/>
              <w:jc w:val="center"/>
            </w:pPr>
            <w:r>
              <w:rPr>
                <w:sz w:val="16"/>
              </w:rPr>
              <w:t>7.13</w:t>
            </w:r>
          </w:p>
        </w:tc>
        <w:tc>
          <w:tcPr>
            <w:tcW w:w="1450" w:type="dxa"/>
            <w:shd w:val="clear" w:color="auto" w:fill="FFFFFF"/>
            <w:tcMar>
              <w:top w:w="80" w:type="dxa"/>
              <w:left w:w="80" w:type="dxa"/>
              <w:bottom w:w="80" w:type="dxa"/>
              <w:right w:w="80" w:type="dxa"/>
            </w:tcMar>
            <w:vAlign w:val="center"/>
          </w:tcPr>
          <w:p w14:paraId="09AD30D4" w14:textId="77777777" w:rsidR="00660A15" w:rsidRDefault="00953647">
            <w:pPr>
              <w:spacing w:before="40" w:line="252" w:lineRule="auto"/>
              <w:jc w:val="center"/>
            </w:pPr>
            <w:r>
              <w:rPr>
                <w:sz w:val="16"/>
              </w:rPr>
              <w:t>-0.1187</w:t>
            </w:r>
          </w:p>
        </w:tc>
        <w:tc>
          <w:tcPr>
            <w:tcW w:w="1450" w:type="dxa"/>
            <w:shd w:val="clear" w:color="auto" w:fill="FFFFFF"/>
            <w:tcMar>
              <w:top w:w="80" w:type="dxa"/>
              <w:left w:w="80" w:type="dxa"/>
              <w:bottom w:w="80" w:type="dxa"/>
              <w:right w:w="80" w:type="dxa"/>
            </w:tcMar>
            <w:vAlign w:val="center"/>
          </w:tcPr>
          <w:p w14:paraId="5436E2CC" w14:textId="77777777" w:rsidR="00660A15" w:rsidRDefault="00953647">
            <w:pPr>
              <w:spacing w:before="40" w:line="252" w:lineRule="auto"/>
              <w:jc w:val="center"/>
            </w:pPr>
            <w:r>
              <w:rPr>
                <w:sz w:val="16"/>
              </w:rPr>
              <w:t>46.63</w:t>
            </w:r>
          </w:p>
        </w:tc>
      </w:tr>
      <w:tr w:rsidR="00660A15" w14:paraId="3242CD70" w14:textId="77777777">
        <w:trPr>
          <w:cantSplit/>
          <w:jc w:val="center"/>
        </w:trPr>
        <w:tc>
          <w:tcPr>
            <w:tcW w:w="1450" w:type="dxa"/>
            <w:shd w:val="clear" w:color="auto" w:fill="FFFFFF"/>
            <w:tcMar>
              <w:top w:w="80" w:type="dxa"/>
              <w:left w:w="80" w:type="dxa"/>
              <w:bottom w:w="80" w:type="dxa"/>
              <w:right w:w="80" w:type="dxa"/>
            </w:tcMar>
            <w:vAlign w:val="center"/>
          </w:tcPr>
          <w:p w14:paraId="2DB0AE1D" w14:textId="77777777" w:rsidR="00660A15" w:rsidRDefault="00953647">
            <w:pPr>
              <w:spacing w:before="40" w:line="252" w:lineRule="auto"/>
              <w:jc w:val="center"/>
            </w:pPr>
            <w:r>
              <w:rPr>
                <w:sz w:val="16"/>
              </w:rPr>
              <w:lastRenderedPageBreak/>
              <w:t>H60</w:t>
            </w:r>
          </w:p>
        </w:tc>
        <w:tc>
          <w:tcPr>
            <w:tcW w:w="1450" w:type="dxa"/>
            <w:shd w:val="clear" w:color="auto" w:fill="FFFFFF"/>
            <w:tcMar>
              <w:top w:w="80" w:type="dxa"/>
              <w:left w:w="80" w:type="dxa"/>
              <w:bottom w:w="80" w:type="dxa"/>
              <w:right w:w="80" w:type="dxa"/>
            </w:tcMar>
            <w:vAlign w:val="center"/>
          </w:tcPr>
          <w:p w14:paraId="6E1466A6" w14:textId="77777777" w:rsidR="00660A15" w:rsidRDefault="00953647">
            <w:pPr>
              <w:spacing w:before="40" w:line="252" w:lineRule="auto"/>
              <w:jc w:val="left"/>
            </w:pPr>
            <w:r>
              <w:rPr>
                <w:sz w:val="16"/>
              </w:rPr>
              <w:t>BiMamba</w:t>
            </w:r>
          </w:p>
        </w:tc>
        <w:tc>
          <w:tcPr>
            <w:tcW w:w="1450" w:type="dxa"/>
            <w:shd w:val="clear" w:color="auto" w:fill="FFFFFF"/>
            <w:tcMar>
              <w:top w:w="80" w:type="dxa"/>
              <w:left w:w="80" w:type="dxa"/>
              <w:bottom w:w="80" w:type="dxa"/>
              <w:right w:w="80" w:type="dxa"/>
            </w:tcMar>
            <w:vAlign w:val="center"/>
          </w:tcPr>
          <w:p w14:paraId="1FB2DF86" w14:textId="77777777" w:rsidR="00660A15" w:rsidRDefault="00953647">
            <w:pPr>
              <w:spacing w:before="40" w:line="252" w:lineRule="auto"/>
              <w:jc w:val="center"/>
            </w:pPr>
            <w:r>
              <w:rPr>
                <w:sz w:val="16"/>
              </w:rPr>
              <w:t>7.5070</w:t>
            </w:r>
          </w:p>
        </w:tc>
        <w:tc>
          <w:tcPr>
            <w:tcW w:w="1450" w:type="dxa"/>
            <w:shd w:val="clear" w:color="auto" w:fill="FFFFFF"/>
            <w:tcMar>
              <w:top w:w="80" w:type="dxa"/>
              <w:left w:w="80" w:type="dxa"/>
              <w:bottom w:w="80" w:type="dxa"/>
              <w:right w:w="80" w:type="dxa"/>
            </w:tcMar>
            <w:vAlign w:val="center"/>
          </w:tcPr>
          <w:p w14:paraId="2C35DCD7" w14:textId="77777777" w:rsidR="00660A15" w:rsidRDefault="00953647">
            <w:pPr>
              <w:spacing w:before="40" w:line="252" w:lineRule="auto"/>
              <w:jc w:val="center"/>
            </w:pPr>
            <w:r>
              <w:rPr>
                <w:sz w:val="16"/>
              </w:rPr>
              <w:t>14.4158</w:t>
            </w:r>
          </w:p>
        </w:tc>
        <w:tc>
          <w:tcPr>
            <w:tcW w:w="1450" w:type="dxa"/>
            <w:shd w:val="clear" w:color="auto" w:fill="FFFFFF"/>
            <w:tcMar>
              <w:top w:w="80" w:type="dxa"/>
              <w:left w:w="80" w:type="dxa"/>
              <w:bottom w:w="80" w:type="dxa"/>
              <w:right w:w="80" w:type="dxa"/>
            </w:tcMar>
            <w:vAlign w:val="center"/>
          </w:tcPr>
          <w:p w14:paraId="2965F0AF" w14:textId="77777777" w:rsidR="00660A15" w:rsidRDefault="00953647">
            <w:pPr>
              <w:spacing w:before="40" w:line="252" w:lineRule="auto"/>
              <w:jc w:val="center"/>
            </w:pPr>
            <w:r>
              <w:rPr>
                <w:sz w:val="16"/>
              </w:rPr>
              <w:t>7.71</w:t>
            </w:r>
          </w:p>
        </w:tc>
        <w:tc>
          <w:tcPr>
            <w:tcW w:w="1450" w:type="dxa"/>
            <w:shd w:val="clear" w:color="auto" w:fill="FFFFFF"/>
            <w:tcMar>
              <w:top w:w="80" w:type="dxa"/>
              <w:left w:w="80" w:type="dxa"/>
              <w:bottom w:w="80" w:type="dxa"/>
              <w:right w:w="80" w:type="dxa"/>
            </w:tcMar>
            <w:vAlign w:val="center"/>
          </w:tcPr>
          <w:p w14:paraId="46CF357A" w14:textId="77777777" w:rsidR="00660A15" w:rsidRDefault="00953647">
            <w:pPr>
              <w:spacing w:before="40" w:line="252" w:lineRule="auto"/>
              <w:jc w:val="center"/>
            </w:pPr>
            <w:r>
              <w:rPr>
                <w:sz w:val="16"/>
              </w:rPr>
              <w:t>-0.2215</w:t>
            </w:r>
          </w:p>
        </w:tc>
        <w:tc>
          <w:tcPr>
            <w:tcW w:w="1450" w:type="dxa"/>
            <w:shd w:val="clear" w:color="auto" w:fill="FFFFFF"/>
            <w:tcMar>
              <w:top w:w="80" w:type="dxa"/>
              <w:left w:w="80" w:type="dxa"/>
              <w:bottom w:w="80" w:type="dxa"/>
              <w:right w:w="80" w:type="dxa"/>
            </w:tcMar>
            <w:vAlign w:val="center"/>
          </w:tcPr>
          <w:p w14:paraId="1643633D" w14:textId="77777777" w:rsidR="00660A15" w:rsidRDefault="00953647">
            <w:pPr>
              <w:spacing w:before="40" w:line="252" w:lineRule="auto"/>
              <w:jc w:val="center"/>
            </w:pPr>
            <w:r>
              <w:rPr>
                <w:sz w:val="16"/>
              </w:rPr>
              <w:t>48.90</w:t>
            </w:r>
          </w:p>
        </w:tc>
      </w:tr>
      <w:tr w:rsidR="00660A15" w14:paraId="7644E42B" w14:textId="77777777">
        <w:trPr>
          <w:cantSplit/>
          <w:jc w:val="center"/>
        </w:trPr>
        <w:tc>
          <w:tcPr>
            <w:tcW w:w="1450" w:type="dxa"/>
            <w:shd w:val="clear" w:color="auto" w:fill="FFFFFF"/>
            <w:tcMar>
              <w:top w:w="80" w:type="dxa"/>
              <w:left w:w="80" w:type="dxa"/>
              <w:bottom w:w="80" w:type="dxa"/>
              <w:right w:w="80" w:type="dxa"/>
            </w:tcMar>
            <w:vAlign w:val="center"/>
          </w:tcPr>
          <w:p w14:paraId="47D016F5"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150D839B"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427E998A" w14:textId="77777777" w:rsidR="00660A15" w:rsidRDefault="00953647">
            <w:pPr>
              <w:spacing w:before="40" w:line="252" w:lineRule="auto"/>
              <w:jc w:val="center"/>
            </w:pPr>
            <w:r>
              <w:rPr>
                <w:sz w:val="16"/>
              </w:rPr>
              <w:t>6.9722</w:t>
            </w:r>
          </w:p>
        </w:tc>
        <w:tc>
          <w:tcPr>
            <w:tcW w:w="1450" w:type="dxa"/>
            <w:shd w:val="clear" w:color="auto" w:fill="FFFFFF"/>
            <w:tcMar>
              <w:top w:w="80" w:type="dxa"/>
              <w:left w:w="80" w:type="dxa"/>
              <w:bottom w:w="80" w:type="dxa"/>
              <w:right w:w="80" w:type="dxa"/>
            </w:tcMar>
            <w:vAlign w:val="center"/>
          </w:tcPr>
          <w:p w14:paraId="0DD520DF" w14:textId="77777777" w:rsidR="00660A15" w:rsidRDefault="00953647">
            <w:pPr>
              <w:spacing w:before="40" w:line="252" w:lineRule="auto"/>
              <w:jc w:val="center"/>
            </w:pPr>
            <w:r>
              <w:rPr>
                <w:sz w:val="16"/>
              </w:rPr>
              <w:t>13.8894</w:t>
            </w:r>
          </w:p>
        </w:tc>
        <w:tc>
          <w:tcPr>
            <w:tcW w:w="1450" w:type="dxa"/>
            <w:shd w:val="clear" w:color="auto" w:fill="FFFFFF"/>
            <w:tcMar>
              <w:top w:w="80" w:type="dxa"/>
              <w:left w:w="80" w:type="dxa"/>
              <w:bottom w:w="80" w:type="dxa"/>
              <w:right w:w="80" w:type="dxa"/>
            </w:tcMar>
            <w:vAlign w:val="center"/>
          </w:tcPr>
          <w:p w14:paraId="445AC767" w14:textId="77777777" w:rsidR="00660A15" w:rsidRDefault="00953647">
            <w:pPr>
              <w:spacing w:before="40" w:line="252" w:lineRule="auto"/>
              <w:jc w:val="center"/>
            </w:pPr>
            <w:r>
              <w:rPr>
                <w:sz w:val="16"/>
              </w:rPr>
              <w:t>7.21</w:t>
            </w:r>
          </w:p>
        </w:tc>
        <w:tc>
          <w:tcPr>
            <w:tcW w:w="1450" w:type="dxa"/>
            <w:shd w:val="clear" w:color="auto" w:fill="FFFFFF"/>
            <w:tcMar>
              <w:top w:w="80" w:type="dxa"/>
              <w:left w:w="80" w:type="dxa"/>
              <w:bottom w:w="80" w:type="dxa"/>
              <w:right w:w="80" w:type="dxa"/>
            </w:tcMar>
            <w:vAlign w:val="center"/>
          </w:tcPr>
          <w:p w14:paraId="69A0A3B1" w14:textId="77777777" w:rsidR="00660A15" w:rsidRDefault="00953647">
            <w:pPr>
              <w:spacing w:before="40" w:line="252" w:lineRule="auto"/>
              <w:jc w:val="center"/>
            </w:pPr>
            <w:r>
              <w:rPr>
                <w:sz w:val="16"/>
              </w:rPr>
              <w:t>-0.1339</w:t>
            </w:r>
          </w:p>
        </w:tc>
        <w:tc>
          <w:tcPr>
            <w:tcW w:w="1450" w:type="dxa"/>
            <w:shd w:val="clear" w:color="auto" w:fill="FFFFFF"/>
            <w:tcMar>
              <w:top w:w="80" w:type="dxa"/>
              <w:left w:w="80" w:type="dxa"/>
              <w:bottom w:w="80" w:type="dxa"/>
              <w:right w:w="80" w:type="dxa"/>
            </w:tcMar>
            <w:vAlign w:val="center"/>
          </w:tcPr>
          <w:p w14:paraId="52B49F02" w14:textId="77777777" w:rsidR="00660A15" w:rsidRDefault="00953647">
            <w:pPr>
              <w:spacing w:before="40" w:line="252" w:lineRule="auto"/>
              <w:jc w:val="center"/>
            </w:pPr>
            <w:r>
              <w:rPr>
                <w:sz w:val="16"/>
              </w:rPr>
              <w:t>46.16</w:t>
            </w:r>
          </w:p>
        </w:tc>
      </w:tr>
    </w:tbl>
    <w:p w14:paraId="4BF23AA9" w14:textId="77777777" w:rsidR="00660A15" w:rsidRDefault="00953647" w:rsidP="001A206C">
      <w:pPr>
        <w:pStyle w:val="Caption"/>
        <w:keepNext/>
        <w:spacing w:before="80" w:after="60" w:line="252" w:lineRule="auto"/>
      </w:pPr>
      <w:bookmarkStart w:id="78" w:name="tbl_3"/>
      <w:r>
        <w:rPr>
          <w:b/>
          <w:color w:val="000000"/>
          <w:sz w:val="17"/>
        </w:rPr>
        <w:t>Bảng 3.</w:t>
      </w:r>
      <w:r>
        <w:rPr>
          <w:color w:val="000000"/>
          <w:sz w:val="17"/>
        </w:rPr>
        <w:t xml:space="preserve"> Kết quả chi tiết trên MG95 (Seed=42). MAE/RMSE tính theo USD/thùng; giá trị DA là phần trăm.</w:t>
      </w:r>
      <w:bookmarkEnd w:id="78"/>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449"/>
        <w:gridCol w:w="1449"/>
        <w:gridCol w:w="1450"/>
        <w:gridCol w:w="1450"/>
        <w:gridCol w:w="1450"/>
        <w:gridCol w:w="1450"/>
        <w:gridCol w:w="1450"/>
      </w:tblGrid>
      <w:tr w:rsidR="00660A15" w14:paraId="57BB5018" w14:textId="77777777">
        <w:trPr>
          <w:cantSplit/>
          <w:tblHeader/>
          <w:jc w:val="center"/>
        </w:trPr>
        <w:tc>
          <w:tcPr>
            <w:tcW w:w="1450" w:type="dxa"/>
            <w:shd w:val="clear" w:color="auto" w:fill="FFFFFF"/>
            <w:tcMar>
              <w:top w:w="80" w:type="dxa"/>
              <w:left w:w="80" w:type="dxa"/>
              <w:bottom w:w="80" w:type="dxa"/>
              <w:right w:w="80" w:type="dxa"/>
            </w:tcMar>
            <w:vAlign w:val="center"/>
          </w:tcPr>
          <w:p w14:paraId="26C134BF" w14:textId="77777777" w:rsidR="00660A15" w:rsidRDefault="00953647">
            <w:pPr>
              <w:spacing w:before="40" w:line="252" w:lineRule="auto"/>
              <w:jc w:val="center"/>
            </w:pPr>
            <w:r>
              <w:rPr>
                <w:b/>
                <w:sz w:val="16"/>
              </w:rPr>
              <w:t>H</w:t>
            </w:r>
          </w:p>
        </w:tc>
        <w:tc>
          <w:tcPr>
            <w:tcW w:w="1450" w:type="dxa"/>
            <w:shd w:val="clear" w:color="auto" w:fill="FFFFFF"/>
            <w:tcMar>
              <w:top w:w="80" w:type="dxa"/>
              <w:left w:w="80" w:type="dxa"/>
              <w:bottom w:w="80" w:type="dxa"/>
              <w:right w:w="80" w:type="dxa"/>
            </w:tcMar>
            <w:vAlign w:val="center"/>
          </w:tcPr>
          <w:p w14:paraId="5D114493" w14:textId="77777777" w:rsidR="00660A15" w:rsidRDefault="00953647">
            <w:pPr>
              <w:spacing w:before="40" w:line="252" w:lineRule="auto"/>
              <w:jc w:val="left"/>
            </w:pPr>
            <w:r>
              <w:rPr>
                <w:b/>
                <w:sz w:val="16"/>
              </w:rPr>
              <w:t>Mô hình</w:t>
            </w:r>
          </w:p>
        </w:tc>
        <w:tc>
          <w:tcPr>
            <w:tcW w:w="1450" w:type="dxa"/>
            <w:shd w:val="clear" w:color="auto" w:fill="FFFFFF"/>
            <w:tcMar>
              <w:top w:w="80" w:type="dxa"/>
              <w:left w:w="80" w:type="dxa"/>
              <w:bottom w:w="80" w:type="dxa"/>
              <w:right w:w="80" w:type="dxa"/>
            </w:tcMar>
            <w:vAlign w:val="center"/>
          </w:tcPr>
          <w:p w14:paraId="7A80964A" w14:textId="77777777" w:rsidR="00660A15" w:rsidRDefault="00953647">
            <w:pPr>
              <w:spacing w:before="40" w:line="252" w:lineRule="auto"/>
              <w:jc w:val="center"/>
            </w:pPr>
            <w:r>
              <w:rPr>
                <w:b/>
                <w:sz w:val="16"/>
              </w:rPr>
              <w:t>MAE</w:t>
            </w:r>
          </w:p>
        </w:tc>
        <w:tc>
          <w:tcPr>
            <w:tcW w:w="1450" w:type="dxa"/>
            <w:shd w:val="clear" w:color="auto" w:fill="FFFFFF"/>
            <w:tcMar>
              <w:top w:w="80" w:type="dxa"/>
              <w:left w:w="80" w:type="dxa"/>
              <w:bottom w:w="80" w:type="dxa"/>
              <w:right w:w="80" w:type="dxa"/>
            </w:tcMar>
            <w:vAlign w:val="center"/>
          </w:tcPr>
          <w:p w14:paraId="32127B63" w14:textId="77777777" w:rsidR="00660A15" w:rsidRDefault="00953647">
            <w:pPr>
              <w:spacing w:before="40" w:line="252" w:lineRule="auto"/>
              <w:jc w:val="center"/>
            </w:pPr>
            <w:r>
              <w:rPr>
                <w:b/>
                <w:sz w:val="16"/>
              </w:rPr>
              <w:t>RMSE</w:t>
            </w:r>
          </w:p>
        </w:tc>
        <w:tc>
          <w:tcPr>
            <w:tcW w:w="1450" w:type="dxa"/>
            <w:shd w:val="clear" w:color="auto" w:fill="FFFFFF"/>
            <w:tcMar>
              <w:top w:w="80" w:type="dxa"/>
              <w:left w:w="80" w:type="dxa"/>
              <w:bottom w:w="80" w:type="dxa"/>
              <w:right w:w="80" w:type="dxa"/>
            </w:tcMar>
            <w:vAlign w:val="center"/>
          </w:tcPr>
          <w:p w14:paraId="0A144B07" w14:textId="77777777" w:rsidR="00660A15" w:rsidRDefault="00953647">
            <w:pPr>
              <w:spacing w:before="40" w:line="252" w:lineRule="auto"/>
              <w:jc w:val="center"/>
            </w:pPr>
            <w:r>
              <w:rPr>
                <w:b/>
                <w:sz w:val="16"/>
              </w:rPr>
              <w:t>MAPE (%)</w:t>
            </w:r>
          </w:p>
        </w:tc>
        <w:tc>
          <w:tcPr>
            <w:tcW w:w="1450" w:type="dxa"/>
            <w:shd w:val="clear" w:color="auto" w:fill="FFFFFF"/>
            <w:tcMar>
              <w:top w:w="80" w:type="dxa"/>
              <w:left w:w="80" w:type="dxa"/>
              <w:bottom w:w="80" w:type="dxa"/>
              <w:right w:w="80" w:type="dxa"/>
            </w:tcMar>
            <w:vAlign w:val="center"/>
          </w:tcPr>
          <w:p w14:paraId="478EF8A6" w14:textId="77777777" w:rsidR="00660A15" w:rsidRDefault="00953647">
            <w:pPr>
              <w:spacing w:before="40" w:line="252" w:lineRule="auto"/>
              <w:jc w:val="center"/>
            </w:pPr>
            <w:r>
              <w:rPr>
                <w:b/>
                <w:sz w:val="16"/>
              </w:rPr>
              <w:t>R²</w:t>
            </w:r>
          </w:p>
        </w:tc>
        <w:tc>
          <w:tcPr>
            <w:tcW w:w="1450" w:type="dxa"/>
            <w:shd w:val="clear" w:color="auto" w:fill="FFFFFF"/>
            <w:tcMar>
              <w:top w:w="80" w:type="dxa"/>
              <w:left w:w="80" w:type="dxa"/>
              <w:bottom w:w="80" w:type="dxa"/>
              <w:right w:w="80" w:type="dxa"/>
            </w:tcMar>
            <w:vAlign w:val="center"/>
          </w:tcPr>
          <w:p w14:paraId="52E5DF7B" w14:textId="77777777" w:rsidR="00660A15" w:rsidRDefault="00953647">
            <w:pPr>
              <w:spacing w:before="40" w:line="252" w:lineRule="auto"/>
              <w:jc w:val="center"/>
            </w:pPr>
            <w:r>
              <w:rPr>
                <w:b/>
                <w:sz w:val="16"/>
              </w:rPr>
              <w:t>DA (%)</w:t>
            </w:r>
          </w:p>
        </w:tc>
      </w:tr>
      <w:tr w:rsidR="00660A15" w14:paraId="5A8D7F41" w14:textId="77777777">
        <w:trPr>
          <w:cantSplit/>
          <w:jc w:val="center"/>
        </w:trPr>
        <w:tc>
          <w:tcPr>
            <w:tcW w:w="1450" w:type="dxa"/>
            <w:shd w:val="clear" w:color="auto" w:fill="FFFFFF"/>
            <w:tcMar>
              <w:top w:w="80" w:type="dxa"/>
              <w:left w:w="80" w:type="dxa"/>
              <w:bottom w:w="80" w:type="dxa"/>
              <w:right w:w="80" w:type="dxa"/>
            </w:tcMar>
            <w:vAlign w:val="center"/>
          </w:tcPr>
          <w:p w14:paraId="47FC7D76"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3C66026A"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30778196" w14:textId="77777777" w:rsidR="00660A15" w:rsidRDefault="00953647">
            <w:pPr>
              <w:spacing w:before="40" w:line="252" w:lineRule="auto"/>
              <w:jc w:val="center"/>
            </w:pPr>
            <w:r>
              <w:rPr>
                <w:sz w:val="16"/>
              </w:rPr>
              <w:t>5.6023</w:t>
            </w:r>
          </w:p>
        </w:tc>
        <w:tc>
          <w:tcPr>
            <w:tcW w:w="1450" w:type="dxa"/>
            <w:shd w:val="clear" w:color="auto" w:fill="FFFFFF"/>
            <w:tcMar>
              <w:top w:w="80" w:type="dxa"/>
              <w:left w:w="80" w:type="dxa"/>
              <w:bottom w:w="80" w:type="dxa"/>
              <w:right w:w="80" w:type="dxa"/>
            </w:tcMar>
            <w:vAlign w:val="center"/>
          </w:tcPr>
          <w:p w14:paraId="73B3329A" w14:textId="77777777" w:rsidR="00660A15" w:rsidRDefault="00953647">
            <w:pPr>
              <w:spacing w:before="40" w:line="252" w:lineRule="auto"/>
              <w:jc w:val="center"/>
            </w:pPr>
            <w:r>
              <w:rPr>
                <w:sz w:val="16"/>
              </w:rPr>
              <w:t>11.3820</w:t>
            </w:r>
          </w:p>
        </w:tc>
        <w:tc>
          <w:tcPr>
            <w:tcW w:w="1450" w:type="dxa"/>
            <w:shd w:val="clear" w:color="auto" w:fill="FFFFFF"/>
            <w:tcMar>
              <w:top w:w="80" w:type="dxa"/>
              <w:left w:w="80" w:type="dxa"/>
              <w:bottom w:w="80" w:type="dxa"/>
              <w:right w:w="80" w:type="dxa"/>
            </w:tcMar>
            <w:vAlign w:val="center"/>
          </w:tcPr>
          <w:p w14:paraId="3CA9395A" w14:textId="77777777" w:rsidR="00660A15" w:rsidRDefault="00953647">
            <w:pPr>
              <w:spacing w:before="40" w:line="252" w:lineRule="auto"/>
              <w:jc w:val="center"/>
            </w:pPr>
            <w:r>
              <w:rPr>
                <w:sz w:val="16"/>
              </w:rPr>
              <w:t>3.24</w:t>
            </w:r>
          </w:p>
        </w:tc>
        <w:tc>
          <w:tcPr>
            <w:tcW w:w="1450" w:type="dxa"/>
            <w:shd w:val="clear" w:color="auto" w:fill="FFFFFF"/>
            <w:tcMar>
              <w:top w:w="80" w:type="dxa"/>
              <w:left w:w="80" w:type="dxa"/>
              <w:bottom w:w="80" w:type="dxa"/>
              <w:right w:w="80" w:type="dxa"/>
            </w:tcMar>
            <w:vAlign w:val="center"/>
          </w:tcPr>
          <w:p w14:paraId="430A11D4" w14:textId="77777777" w:rsidR="00660A15" w:rsidRDefault="00953647">
            <w:pPr>
              <w:spacing w:before="40" w:line="252" w:lineRule="auto"/>
              <w:jc w:val="center"/>
            </w:pPr>
            <w:r>
              <w:rPr>
                <w:sz w:val="16"/>
              </w:rPr>
              <w:t>0.9622</w:t>
            </w:r>
          </w:p>
        </w:tc>
        <w:tc>
          <w:tcPr>
            <w:tcW w:w="1450" w:type="dxa"/>
            <w:shd w:val="clear" w:color="auto" w:fill="FFFFFF"/>
            <w:tcMar>
              <w:top w:w="80" w:type="dxa"/>
              <w:left w:w="80" w:type="dxa"/>
              <w:bottom w:w="80" w:type="dxa"/>
              <w:right w:w="80" w:type="dxa"/>
            </w:tcMar>
            <w:vAlign w:val="center"/>
          </w:tcPr>
          <w:p w14:paraId="745ACD93" w14:textId="77777777" w:rsidR="00660A15" w:rsidRDefault="00953647">
            <w:pPr>
              <w:spacing w:before="40" w:line="252" w:lineRule="auto"/>
              <w:jc w:val="center"/>
            </w:pPr>
            <w:r>
              <w:rPr>
                <w:sz w:val="16"/>
              </w:rPr>
              <w:t>84.92</w:t>
            </w:r>
          </w:p>
        </w:tc>
      </w:tr>
      <w:tr w:rsidR="00660A15" w14:paraId="73D0B471" w14:textId="77777777">
        <w:trPr>
          <w:cantSplit/>
          <w:jc w:val="center"/>
        </w:trPr>
        <w:tc>
          <w:tcPr>
            <w:tcW w:w="1450" w:type="dxa"/>
            <w:shd w:val="clear" w:color="auto" w:fill="FFFFFF"/>
            <w:tcMar>
              <w:top w:w="80" w:type="dxa"/>
              <w:left w:w="80" w:type="dxa"/>
              <w:bottom w:w="80" w:type="dxa"/>
              <w:right w:w="80" w:type="dxa"/>
            </w:tcMar>
            <w:vAlign w:val="center"/>
          </w:tcPr>
          <w:p w14:paraId="0157CE63"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2095636A"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1E139CDF" w14:textId="77777777" w:rsidR="00660A15" w:rsidRDefault="00953647">
            <w:pPr>
              <w:spacing w:before="40" w:line="252" w:lineRule="auto"/>
              <w:jc w:val="center"/>
            </w:pPr>
            <w:r>
              <w:rPr>
                <w:sz w:val="16"/>
              </w:rPr>
              <w:t>6.1468</w:t>
            </w:r>
          </w:p>
        </w:tc>
        <w:tc>
          <w:tcPr>
            <w:tcW w:w="1450" w:type="dxa"/>
            <w:shd w:val="clear" w:color="auto" w:fill="FFFFFF"/>
            <w:tcMar>
              <w:top w:w="80" w:type="dxa"/>
              <w:left w:w="80" w:type="dxa"/>
              <w:bottom w:w="80" w:type="dxa"/>
              <w:right w:w="80" w:type="dxa"/>
            </w:tcMar>
            <w:vAlign w:val="center"/>
          </w:tcPr>
          <w:p w14:paraId="7175E14D" w14:textId="77777777" w:rsidR="00660A15" w:rsidRDefault="00953647">
            <w:pPr>
              <w:spacing w:before="40" w:line="252" w:lineRule="auto"/>
              <w:jc w:val="center"/>
            </w:pPr>
            <w:r>
              <w:rPr>
                <w:sz w:val="16"/>
              </w:rPr>
              <w:t>11.8728</w:t>
            </w:r>
          </w:p>
        </w:tc>
        <w:tc>
          <w:tcPr>
            <w:tcW w:w="1450" w:type="dxa"/>
            <w:shd w:val="clear" w:color="auto" w:fill="FFFFFF"/>
            <w:tcMar>
              <w:top w:w="80" w:type="dxa"/>
              <w:left w:w="80" w:type="dxa"/>
              <w:bottom w:w="80" w:type="dxa"/>
              <w:right w:w="80" w:type="dxa"/>
            </w:tcMar>
            <w:vAlign w:val="center"/>
          </w:tcPr>
          <w:p w14:paraId="525137B4" w14:textId="77777777" w:rsidR="00660A15" w:rsidRDefault="00953647">
            <w:pPr>
              <w:spacing w:before="40" w:line="252" w:lineRule="auto"/>
              <w:jc w:val="center"/>
            </w:pPr>
            <w:r>
              <w:rPr>
                <w:sz w:val="16"/>
              </w:rPr>
              <w:t>3.58</w:t>
            </w:r>
          </w:p>
        </w:tc>
        <w:tc>
          <w:tcPr>
            <w:tcW w:w="1450" w:type="dxa"/>
            <w:shd w:val="clear" w:color="auto" w:fill="FFFFFF"/>
            <w:tcMar>
              <w:top w:w="80" w:type="dxa"/>
              <w:left w:w="80" w:type="dxa"/>
              <w:bottom w:w="80" w:type="dxa"/>
              <w:right w:w="80" w:type="dxa"/>
            </w:tcMar>
            <w:vAlign w:val="center"/>
          </w:tcPr>
          <w:p w14:paraId="10D2C5D7" w14:textId="77777777" w:rsidR="00660A15" w:rsidRDefault="00953647">
            <w:pPr>
              <w:spacing w:before="40" w:line="252" w:lineRule="auto"/>
              <w:jc w:val="center"/>
            </w:pPr>
            <w:r>
              <w:rPr>
                <w:sz w:val="16"/>
              </w:rPr>
              <w:t>0.9588</w:t>
            </w:r>
          </w:p>
        </w:tc>
        <w:tc>
          <w:tcPr>
            <w:tcW w:w="1450" w:type="dxa"/>
            <w:shd w:val="clear" w:color="auto" w:fill="FFFFFF"/>
            <w:tcMar>
              <w:top w:w="80" w:type="dxa"/>
              <w:left w:w="80" w:type="dxa"/>
              <w:bottom w:w="80" w:type="dxa"/>
              <w:right w:w="80" w:type="dxa"/>
            </w:tcMar>
            <w:vAlign w:val="center"/>
          </w:tcPr>
          <w:p w14:paraId="00FC8D98" w14:textId="77777777" w:rsidR="00660A15" w:rsidRDefault="00953647">
            <w:pPr>
              <w:spacing w:before="40" w:line="252" w:lineRule="auto"/>
              <w:jc w:val="center"/>
            </w:pPr>
            <w:r>
              <w:rPr>
                <w:sz w:val="16"/>
              </w:rPr>
              <w:t>62.12</w:t>
            </w:r>
          </w:p>
        </w:tc>
      </w:tr>
      <w:tr w:rsidR="00660A15" w14:paraId="60EB6901" w14:textId="77777777">
        <w:trPr>
          <w:cantSplit/>
          <w:jc w:val="center"/>
        </w:trPr>
        <w:tc>
          <w:tcPr>
            <w:tcW w:w="1450" w:type="dxa"/>
            <w:shd w:val="clear" w:color="auto" w:fill="FFFFFF"/>
            <w:tcMar>
              <w:top w:w="80" w:type="dxa"/>
              <w:left w:w="80" w:type="dxa"/>
              <w:bottom w:w="80" w:type="dxa"/>
              <w:right w:w="80" w:type="dxa"/>
            </w:tcMar>
            <w:vAlign w:val="center"/>
          </w:tcPr>
          <w:p w14:paraId="28A7440C"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33EA3C14"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3C0F9C30" w14:textId="77777777" w:rsidR="00660A15" w:rsidRDefault="00953647">
            <w:pPr>
              <w:spacing w:before="40" w:line="252" w:lineRule="auto"/>
              <w:jc w:val="center"/>
            </w:pPr>
            <w:r>
              <w:rPr>
                <w:sz w:val="16"/>
              </w:rPr>
              <w:t>6.1601</w:t>
            </w:r>
          </w:p>
        </w:tc>
        <w:tc>
          <w:tcPr>
            <w:tcW w:w="1450" w:type="dxa"/>
            <w:shd w:val="clear" w:color="auto" w:fill="FFFFFF"/>
            <w:tcMar>
              <w:top w:w="80" w:type="dxa"/>
              <w:left w:w="80" w:type="dxa"/>
              <w:bottom w:w="80" w:type="dxa"/>
              <w:right w:w="80" w:type="dxa"/>
            </w:tcMar>
            <w:vAlign w:val="center"/>
          </w:tcPr>
          <w:p w14:paraId="3DE7BDDF" w14:textId="77777777" w:rsidR="00660A15" w:rsidRDefault="00953647">
            <w:pPr>
              <w:spacing w:before="40" w:line="252" w:lineRule="auto"/>
              <w:jc w:val="center"/>
            </w:pPr>
            <w:r>
              <w:rPr>
                <w:sz w:val="16"/>
              </w:rPr>
              <w:t>12.0048</w:t>
            </w:r>
          </w:p>
        </w:tc>
        <w:tc>
          <w:tcPr>
            <w:tcW w:w="1450" w:type="dxa"/>
            <w:shd w:val="clear" w:color="auto" w:fill="FFFFFF"/>
            <w:tcMar>
              <w:top w:w="80" w:type="dxa"/>
              <w:left w:w="80" w:type="dxa"/>
              <w:bottom w:w="80" w:type="dxa"/>
              <w:right w:w="80" w:type="dxa"/>
            </w:tcMar>
            <w:vAlign w:val="center"/>
          </w:tcPr>
          <w:p w14:paraId="7E6BE515" w14:textId="77777777" w:rsidR="00660A15" w:rsidRDefault="00953647">
            <w:pPr>
              <w:spacing w:before="40" w:line="252" w:lineRule="auto"/>
              <w:jc w:val="center"/>
            </w:pPr>
            <w:r>
              <w:rPr>
                <w:sz w:val="16"/>
              </w:rPr>
              <w:t>3.60</w:t>
            </w:r>
          </w:p>
        </w:tc>
        <w:tc>
          <w:tcPr>
            <w:tcW w:w="1450" w:type="dxa"/>
            <w:shd w:val="clear" w:color="auto" w:fill="FFFFFF"/>
            <w:tcMar>
              <w:top w:w="80" w:type="dxa"/>
              <w:left w:w="80" w:type="dxa"/>
              <w:bottom w:w="80" w:type="dxa"/>
              <w:right w:w="80" w:type="dxa"/>
            </w:tcMar>
            <w:vAlign w:val="center"/>
          </w:tcPr>
          <w:p w14:paraId="0C404500" w14:textId="77777777" w:rsidR="00660A15" w:rsidRDefault="00953647">
            <w:pPr>
              <w:spacing w:before="40" w:line="252" w:lineRule="auto"/>
              <w:jc w:val="center"/>
            </w:pPr>
            <w:r>
              <w:rPr>
                <w:sz w:val="16"/>
              </w:rPr>
              <w:t>0.9579</w:t>
            </w:r>
          </w:p>
        </w:tc>
        <w:tc>
          <w:tcPr>
            <w:tcW w:w="1450" w:type="dxa"/>
            <w:shd w:val="clear" w:color="auto" w:fill="FFFFFF"/>
            <w:tcMar>
              <w:top w:w="80" w:type="dxa"/>
              <w:left w:w="80" w:type="dxa"/>
              <w:bottom w:w="80" w:type="dxa"/>
              <w:right w:w="80" w:type="dxa"/>
            </w:tcMar>
            <w:vAlign w:val="center"/>
          </w:tcPr>
          <w:p w14:paraId="18A3D9E8" w14:textId="77777777" w:rsidR="00660A15" w:rsidRDefault="00953647">
            <w:pPr>
              <w:spacing w:before="40" w:line="252" w:lineRule="auto"/>
              <w:jc w:val="center"/>
            </w:pPr>
            <w:r>
              <w:rPr>
                <w:sz w:val="16"/>
              </w:rPr>
              <w:t>57.07</w:t>
            </w:r>
          </w:p>
        </w:tc>
      </w:tr>
      <w:tr w:rsidR="00660A15" w14:paraId="790FE3F4" w14:textId="77777777">
        <w:trPr>
          <w:cantSplit/>
          <w:jc w:val="center"/>
        </w:trPr>
        <w:tc>
          <w:tcPr>
            <w:tcW w:w="1450" w:type="dxa"/>
            <w:shd w:val="clear" w:color="auto" w:fill="FFFFFF"/>
            <w:tcMar>
              <w:top w:w="80" w:type="dxa"/>
              <w:left w:w="80" w:type="dxa"/>
              <w:bottom w:w="80" w:type="dxa"/>
              <w:right w:w="80" w:type="dxa"/>
            </w:tcMar>
            <w:vAlign w:val="center"/>
          </w:tcPr>
          <w:p w14:paraId="42282F65"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1AAEFBFA"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460567D5" w14:textId="77777777" w:rsidR="00660A15" w:rsidRDefault="00953647">
            <w:pPr>
              <w:spacing w:before="40" w:line="252" w:lineRule="auto"/>
              <w:jc w:val="center"/>
            </w:pPr>
            <w:r>
              <w:rPr>
                <w:sz w:val="16"/>
              </w:rPr>
              <w:t>6.0768</w:t>
            </w:r>
          </w:p>
        </w:tc>
        <w:tc>
          <w:tcPr>
            <w:tcW w:w="1450" w:type="dxa"/>
            <w:shd w:val="clear" w:color="auto" w:fill="FFFFFF"/>
            <w:tcMar>
              <w:top w:w="80" w:type="dxa"/>
              <w:left w:w="80" w:type="dxa"/>
              <w:bottom w:w="80" w:type="dxa"/>
              <w:right w:w="80" w:type="dxa"/>
            </w:tcMar>
            <w:vAlign w:val="center"/>
          </w:tcPr>
          <w:p w14:paraId="586D3131" w14:textId="77777777" w:rsidR="00660A15" w:rsidRDefault="00953647">
            <w:pPr>
              <w:spacing w:before="40" w:line="252" w:lineRule="auto"/>
              <w:jc w:val="center"/>
            </w:pPr>
            <w:r>
              <w:rPr>
                <w:sz w:val="16"/>
              </w:rPr>
              <w:t>11.8132</w:t>
            </w:r>
          </w:p>
        </w:tc>
        <w:tc>
          <w:tcPr>
            <w:tcW w:w="1450" w:type="dxa"/>
            <w:shd w:val="clear" w:color="auto" w:fill="FFFFFF"/>
            <w:tcMar>
              <w:top w:w="80" w:type="dxa"/>
              <w:left w:w="80" w:type="dxa"/>
              <w:bottom w:w="80" w:type="dxa"/>
              <w:right w:w="80" w:type="dxa"/>
            </w:tcMar>
            <w:vAlign w:val="center"/>
          </w:tcPr>
          <w:p w14:paraId="70050455" w14:textId="77777777" w:rsidR="00660A15" w:rsidRDefault="00953647">
            <w:pPr>
              <w:spacing w:before="40" w:line="252" w:lineRule="auto"/>
              <w:jc w:val="center"/>
            </w:pPr>
            <w:r>
              <w:rPr>
                <w:sz w:val="16"/>
              </w:rPr>
              <w:t>3.54</w:t>
            </w:r>
          </w:p>
        </w:tc>
        <w:tc>
          <w:tcPr>
            <w:tcW w:w="1450" w:type="dxa"/>
            <w:shd w:val="clear" w:color="auto" w:fill="FFFFFF"/>
            <w:tcMar>
              <w:top w:w="80" w:type="dxa"/>
              <w:left w:w="80" w:type="dxa"/>
              <w:bottom w:w="80" w:type="dxa"/>
              <w:right w:w="80" w:type="dxa"/>
            </w:tcMar>
            <w:vAlign w:val="center"/>
          </w:tcPr>
          <w:p w14:paraId="0B84216D" w14:textId="77777777" w:rsidR="00660A15" w:rsidRDefault="00953647">
            <w:pPr>
              <w:spacing w:before="40" w:line="252" w:lineRule="auto"/>
              <w:jc w:val="center"/>
            </w:pPr>
            <w:r>
              <w:rPr>
                <w:sz w:val="16"/>
              </w:rPr>
              <w:t>0.9593</w:t>
            </w:r>
          </w:p>
        </w:tc>
        <w:tc>
          <w:tcPr>
            <w:tcW w:w="1450" w:type="dxa"/>
            <w:shd w:val="clear" w:color="auto" w:fill="FFFFFF"/>
            <w:tcMar>
              <w:top w:w="80" w:type="dxa"/>
              <w:left w:w="80" w:type="dxa"/>
              <w:bottom w:w="80" w:type="dxa"/>
              <w:right w:w="80" w:type="dxa"/>
            </w:tcMar>
            <w:vAlign w:val="center"/>
          </w:tcPr>
          <w:p w14:paraId="6702FF7A" w14:textId="77777777" w:rsidR="00660A15" w:rsidRDefault="00953647">
            <w:pPr>
              <w:spacing w:before="40" w:line="252" w:lineRule="auto"/>
              <w:jc w:val="center"/>
            </w:pPr>
            <w:r>
              <w:rPr>
                <w:sz w:val="16"/>
              </w:rPr>
              <w:t>58.08</w:t>
            </w:r>
          </w:p>
        </w:tc>
      </w:tr>
      <w:tr w:rsidR="00660A15" w14:paraId="48D224B2" w14:textId="77777777">
        <w:trPr>
          <w:cantSplit/>
          <w:jc w:val="center"/>
        </w:trPr>
        <w:tc>
          <w:tcPr>
            <w:tcW w:w="1450" w:type="dxa"/>
            <w:shd w:val="clear" w:color="auto" w:fill="FFFFFF"/>
            <w:tcMar>
              <w:top w:w="80" w:type="dxa"/>
              <w:left w:w="80" w:type="dxa"/>
              <w:bottom w:w="80" w:type="dxa"/>
              <w:right w:w="80" w:type="dxa"/>
            </w:tcMar>
            <w:vAlign w:val="center"/>
          </w:tcPr>
          <w:p w14:paraId="71A8F269"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7968A033"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3DD6C0AF" w14:textId="77777777" w:rsidR="00660A15" w:rsidRDefault="00953647">
            <w:pPr>
              <w:spacing w:before="40" w:line="252" w:lineRule="auto"/>
              <w:jc w:val="center"/>
            </w:pPr>
            <w:r>
              <w:rPr>
                <w:sz w:val="16"/>
              </w:rPr>
              <w:t>6.0346</w:t>
            </w:r>
          </w:p>
        </w:tc>
        <w:tc>
          <w:tcPr>
            <w:tcW w:w="1450" w:type="dxa"/>
            <w:shd w:val="clear" w:color="auto" w:fill="FFFFFF"/>
            <w:tcMar>
              <w:top w:w="80" w:type="dxa"/>
              <w:left w:w="80" w:type="dxa"/>
              <w:bottom w:w="80" w:type="dxa"/>
              <w:right w:w="80" w:type="dxa"/>
            </w:tcMar>
            <w:vAlign w:val="center"/>
          </w:tcPr>
          <w:p w14:paraId="72AAD2A9" w14:textId="77777777" w:rsidR="00660A15" w:rsidRDefault="00953647">
            <w:pPr>
              <w:spacing w:before="40" w:line="252" w:lineRule="auto"/>
              <w:jc w:val="center"/>
            </w:pPr>
            <w:r>
              <w:rPr>
                <w:sz w:val="16"/>
              </w:rPr>
              <w:t>11.6526</w:t>
            </w:r>
          </w:p>
        </w:tc>
        <w:tc>
          <w:tcPr>
            <w:tcW w:w="1450" w:type="dxa"/>
            <w:shd w:val="clear" w:color="auto" w:fill="FFFFFF"/>
            <w:tcMar>
              <w:top w:w="80" w:type="dxa"/>
              <w:left w:w="80" w:type="dxa"/>
              <w:bottom w:w="80" w:type="dxa"/>
              <w:right w:w="80" w:type="dxa"/>
            </w:tcMar>
            <w:vAlign w:val="center"/>
          </w:tcPr>
          <w:p w14:paraId="1E609C7A" w14:textId="77777777" w:rsidR="00660A15" w:rsidRDefault="00953647">
            <w:pPr>
              <w:spacing w:before="40" w:line="252" w:lineRule="auto"/>
              <w:jc w:val="center"/>
            </w:pPr>
            <w:r>
              <w:rPr>
                <w:sz w:val="16"/>
              </w:rPr>
              <w:t>3.51</w:t>
            </w:r>
          </w:p>
        </w:tc>
        <w:tc>
          <w:tcPr>
            <w:tcW w:w="1450" w:type="dxa"/>
            <w:shd w:val="clear" w:color="auto" w:fill="FFFFFF"/>
            <w:tcMar>
              <w:top w:w="80" w:type="dxa"/>
              <w:left w:w="80" w:type="dxa"/>
              <w:bottom w:w="80" w:type="dxa"/>
              <w:right w:w="80" w:type="dxa"/>
            </w:tcMar>
            <w:vAlign w:val="center"/>
          </w:tcPr>
          <w:p w14:paraId="7B5FAA31" w14:textId="77777777" w:rsidR="00660A15" w:rsidRDefault="00953647">
            <w:pPr>
              <w:spacing w:before="40" w:line="252" w:lineRule="auto"/>
              <w:jc w:val="center"/>
            </w:pPr>
            <w:r>
              <w:rPr>
                <w:sz w:val="16"/>
              </w:rPr>
              <w:t>0.9604</w:t>
            </w:r>
          </w:p>
        </w:tc>
        <w:tc>
          <w:tcPr>
            <w:tcW w:w="1450" w:type="dxa"/>
            <w:shd w:val="clear" w:color="auto" w:fill="FFFFFF"/>
            <w:tcMar>
              <w:top w:w="80" w:type="dxa"/>
              <w:left w:w="80" w:type="dxa"/>
              <w:bottom w:w="80" w:type="dxa"/>
              <w:right w:w="80" w:type="dxa"/>
            </w:tcMar>
            <w:vAlign w:val="center"/>
          </w:tcPr>
          <w:p w14:paraId="20110AA5" w14:textId="77777777" w:rsidR="00660A15" w:rsidRDefault="00953647">
            <w:pPr>
              <w:spacing w:before="40" w:line="252" w:lineRule="auto"/>
              <w:jc w:val="center"/>
            </w:pPr>
            <w:r>
              <w:rPr>
                <w:sz w:val="16"/>
              </w:rPr>
              <w:t>55.05</w:t>
            </w:r>
          </w:p>
        </w:tc>
      </w:tr>
      <w:tr w:rsidR="00660A15" w14:paraId="4F6AC44E" w14:textId="77777777">
        <w:trPr>
          <w:cantSplit/>
          <w:jc w:val="center"/>
        </w:trPr>
        <w:tc>
          <w:tcPr>
            <w:tcW w:w="1450" w:type="dxa"/>
            <w:shd w:val="clear" w:color="auto" w:fill="FFFFFF"/>
            <w:tcMar>
              <w:top w:w="80" w:type="dxa"/>
              <w:left w:w="80" w:type="dxa"/>
              <w:bottom w:w="80" w:type="dxa"/>
              <w:right w:w="80" w:type="dxa"/>
            </w:tcMar>
            <w:vAlign w:val="center"/>
          </w:tcPr>
          <w:p w14:paraId="40D6A8D1" w14:textId="77777777" w:rsidR="00660A15" w:rsidRDefault="00953647">
            <w:pPr>
              <w:spacing w:before="40" w:line="252" w:lineRule="auto"/>
              <w:jc w:val="center"/>
            </w:pPr>
            <w:r>
              <w:rPr>
                <w:sz w:val="16"/>
              </w:rPr>
              <w:t>H1</w:t>
            </w:r>
          </w:p>
        </w:tc>
        <w:tc>
          <w:tcPr>
            <w:tcW w:w="1450" w:type="dxa"/>
            <w:shd w:val="clear" w:color="auto" w:fill="FFFFFF"/>
            <w:tcMar>
              <w:top w:w="80" w:type="dxa"/>
              <w:left w:w="80" w:type="dxa"/>
              <w:bottom w:w="80" w:type="dxa"/>
              <w:right w:w="80" w:type="dxa"/>
            </w:tcMar>
            <w:vAlign w:val="center"/>
          </w:tcPr>
          <w:p w14:paraId="06171FD6"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402D1A47" w14:textId="77777777" w:rsidR="00660A15" w:rsidRDefault="00953647">
            <w:pPr>
              <w:spacing w:before="40" w:line="252" w:lineRule="auto"/>
              <w:jc w:val="center"/>
            </w:pPr>
            <w:r>
              <w:rPr>
                <w:sz w:val="16"/>
              </w:rPr>
              <w:t>6.1218</w:t>
            </w:r>
          </w:p>
        </w:tc>
        <w:tc>
          <w:tcPr>
            <w:tcW w:w="1450" w:type="dxa"/>
            <w:shd w:val="clear" w:color="auto" w:fill="FFFFFF"/>
            <w:tcMar>
              <w:top w:w="80" w:type="dxa"/>
              <w:left w:w="80" w:type="dxa"/>
              <w:bottom w:w="80" w:type="dxa"/>
              <w:right w:w="80" w:type="dxa"/>
            </w:tcMar>
            <w:vAlign w:val="center"/>
          </w:tcPr>
          <w:p w14:paraId="1D55DEDA" w14:textId="77777777" w:rsidR="00660A15" w:rsidRDefault="00953647">
            <w:pPr>
              <w:spacing w:before="40" w:line="252" w:lineRule="auto"/>
              <w:jc w:val="center"/>
            </w:pPr>
            <w:r>
              <w:rPr>
                <w:sz w:val="16"/>
              </w:rPr>
              <w:t>11.7740</w:t>
            </w:r>
          </w:p>
        </w:tc>
        <w:tc>
          <w:tcPr>
            <w:tcW w:w="1450" w:type="dxa"/>
            <w:shd w:val="clear" w:color="auto" w:fill="FFFFFF"/>
            <w:tcMar>
              <w:top w:w="80" w:type="dxa"/>
              <w:left w:w="80" w:type="dxa"/>
              <w:bottom w:w="80" w:type="dxa"/>
              <w:right w:w="80" w:type="dxa"/>
            </w:tcMar>
            <w:vAlign w:val="center"/>
          </w:tcPr>
          <w:p w14:paraId="0253087F" w14:textId="77777777" w:rsidR="00660A15" w:rsidRDefault="00953647">
            <w:pPr>
              <w:spacing w:before="40" w:line="252" w:lineRule="auto"/>
              <w:jc w:val="center"/>
            </w:pPr>
            <w:r>
              <w:rPr>
                <w:sz w:val="16"/>
              </w:rPr>
              <w:t>3.54</w:t>
            </w:r>
          </w:p>
        </w:tc>
        <w:tc>
          <w:tcPr>
            <w:tcW w:w="1450" w:type="dxa"/>
            <w:shd w:val="clear" w:color="auto" w:fill="FFFFFF"/>
            <w:tcMar>
              <w:top w:w="80" w:type="dxa"/>
              <w:left w:w="80" w:type="dxa"/>
              <w:bottom w:w="80" w:type="dxa"/>
              <w:right w:w="80" w:type="dxa"/>
            </w:tcMar>
            <w:vAlign w:val="center"/>
          </w:tcPr>
          <w:p w14:paraId="4679A58F" w14:textId="77777777" w:rsidR="00660A15" w:rsidRDefault="00953647">
            <w:pPr>
              <w:spacing w:before="40" w:line="252" w:lineRule="auto"/>
              <w:jc w:val="center"/>
            </w:pPr>
            <w:r>
              <w:rPr>
                <w:sz w:val="16"/>
              </w:rPr>
              <w:t>0.9595</w:t>
            </w:r>
          </w:p>
        </w:tc>
        <w:tc>
          <w:tcPr>
            <w:tcW w:w="1450" w:type="dxa"/>
            <w:shd w:val="clear" w:color="auto" w:fill="FFFFFF"/>
            <w:tcMar>
              <w:top w:w="80" w:type="dxa"/>
              <w:left w:w="80" w:type="dxa"/>
              <w:bottom w:w="80" w:type="dxa"/>
              <w:right w:w="80" w:type="dxa"/>
            </w:tcMar>
            <w:vAlign w:val="center"/>
          </w:tcPr>
          <w:p w14:paraId="43D14C59" w14:textId="77777777" w:rsidR="00660A15" w:rsidRDefault="00953647">
            <w:pPr>
              <w:spacing w:before="40" w:line="252" w:lineRule="auto"/>
              <w:jc w:val="center"/>
            </w:pPr>
            <w:r>
              <w:rPr>
                <w:sz w:val="16"/>
              </w:rPr>
              <w:t>60.10</w:t>
            </w:r>
          </w:p>
        </w:tc>
      </w:tr>
      <w:tr w:rsidR="00660A15" w14:paraId="30D9B67A" w14:textId="77777777">
        <w:trPr>
          <w:cantSplit/>
          <w:jc w:val="center"/>
        </w:trPr>
        <w:tc>
          <w:tcPr>
            <w:tcW w:w="1450" w:type="dxa"/>
            <w:shd w:val="clear" w:color="auto" w:fill="FFFFFF"/>
            <w:tcMar>
              <w:top w:w="80" w:type="dxa"/>
              <w:left w:w="80" w:type="dxa"/>
              <w:bottom w:w="80" w:type="dxa"/>
              <w:right w:w="80" w:type="dxa"/>
            </w:tcMar>
            <w:vAlign w:val="center"/>
          </w:tcPr>
          <w:p w14:paraId="4DF9B33C"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7F5DE8E6"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50BCB32B" w14:textId="77777777" w:rsidR="00660A15" w:rsidRDefault="00953647">
            <w:pPr>
              <w:spacing w:before="40" w:line="252" w:lineRule="auto"/>
              <w:jc w:val="center"/>
            </w:pPr>
            <w:r>
              <w:rPr>
                <w:sz w:val="16"/>
              </w:rPr>
              <w:t>8.8536</w:t>
            </w:r>
          </w:p>
        </w:tc>
        <w:tc>
          <w:tcPr>
            <w:tcW w:w="1450" w:type="dxa"/>
            <w:shd w:val="clear" w:color="auto" w:fill="FFFFFF"/>
            <w:tcMar>
              <w:top w:w="80" w:type="dxa"/>
              <w:left w:w="80" w:type="dxa"/>
              <w:bottom w:w="80" w:type="dxa"/>
              <w:right w:w="80" w:type="dxa"/>
            </w:tcMar>
            <w:vAlign w:val="center"/>
          </w:tcPr>
          <w:p w14:paraId="72325CF3" w14:textId="77777777" w:rsidR="00660A15" w:rsidRDefault="00953647">
            <w:pPr>
              <w:spacing w:before="40" w:line="252" w:lineRule="auto"/>
              <w:jc w:val="center"/>
            </w:pPr>
            <w:r>
              <w:rPr>
                <w:sz w:val="16"/>
              </w:rPr>
              <w:t>17.0380</w:t>
            </w:r>
          </w:p>
        </w:tc>
        <w:tc>
          <w:tcPr>
            <w:tcW w:w="1450" w:type="dxa"/>
            <w:shd w:val="clear" w:color="auto" w:fill="FFFFFF"/>
            <w:tcMar>
              <w:top w:w="80" w:type="dxa"/>
              <w:left w:w="80" w:type="dxa"/>
              <w:bottom w:w="80" w:type="dxa"/>
              <w:right w:w="80" w:type="dxa"/>
            </w:tcMar>
            <w:vAlign w:val="center"/>
          </w:tcPr>
          <w:p w14:paraId="1124B870" w14:textId="77777777" w:rsidR="00660A15" w:rsidRDefault="00953647">
            <w:pPr>
              <w:spacing w:before="40" w:line="252" w:lineRule="auto"/>
              <w:jc w:val="center"/>
            </w:pPr>
            <w:r>
              <w:rPr>
                <w:sz w:val="16"/>
              </w:rPr>
              <w:t>5.35</w:t>
            </w:r>
          </w:p>
        </w:tc>
        <w:tc>
          <w:tcPr>
            <w:tcW w:w="1450" w:type="dxa"/>
            <w:shd w:val="clear" w:color="auto" w:fill="FFFFFF"/>
            <w:tcMar>
              <w:top w:w="80" w:type="dxa"/>
              <w:left w:w="80" w:type="dxa"/>
              <w:bottom w:w="80" w:type="dxa"/>
              <w:right w:w="80" w:type="dxa"/>
            </w:tcMar>
            <w:vAlign w:val="center"/>
          </w:tcPr>
          <w:p w14:paraId="48C4525D" w14:textId="77777777" w:rsidR="00660A15" w:rsidRDefault="00953647">
            <w:pPr>
              <w:spacing w:before="40" w:line="252" w:lineRule="auto"/>
              <w:jc w:val="center"/>
            </w:pPr>
            <w:r>
              <w:rPr>
                <w:sz w:val="16"/>
              </w:rPr>
              <w:t>0.9156</w:t>
            </w:r>
          </w:p>
        </w:tc>
        <w:tc>
          <w:tcPr>
            <w:tcW w:w="1450" w:type="dxa"/>
            <w:shd w:val="clear" w:color="auto" w:fill="FFFFFF"/>
            <w:tcMar>
              <w:top w:w="80" w:type="dxa"/>
              <w:left w:w="80" w:type="dxa"/>
              <w:bottom w:w="80" w:type="dxa"/>
              <w:right w:w="80" w:type="dxa"/>
            </w:tcMar>
            <w:vAlign w:val="center"/>
          </w:tcPr>
          <w:p w14:paraId="2E98A409" w14:textId="77777777" w:rsidR="00660A15" w:rsidRDefault="00953647">
            <w:pPr>
              <w:spacing w:before="40" w:line="252" w:lineRule="auto"/>
              <w:jc w:val="center"/>
            </w:pPr>
            <w:r>
              <w:rPr>
                <w:sz w:val="16"/>
              </w:rPr>
              <w:t>76.65</w:t>
            </w:r>
          </w:p>
        </w:tc>
      </w:tr>
      <w:tr w:rsidR="00660A15" w14:paraId="6201BEBF" w14:textId="77777777">
        <w:trPr>
          <w:cantSplit/>
          <w:jc w:val="center"/>
        </w:trPr>
        <w:tc>
          <w:tcPr>
            <w:tcW w:w="1450" w:type="dxa"/>
            <w:shd w:val="clear" w:color="auto" w:fill="FFFFFF"/>
            <w:tcMar>
              <w:top w:w="80" w:type="dxa"/>
              <w:left w:w="80" w:type="dxa"/>
              <w:bottom w:w="80" w:type="dxa"/>
              <w:right w:w="80" w:type="dxa"/>
            </w:tcMar>
            <w:vAlign w:val="center"/>
          </w:tcPr>
          <w:p w14:paraId="2B3A2B8E"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71A5BA21"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7DE27221" w14:textId="77777777" w:rsidR="00660A15" w:rsidRDefault="00953647">
            <w:pPr>
              <w:spacing w:before="40" w:line="252" w:lineRule="auto"/>
              <w:jc w:val="center"/>
            </w:pPr>
            <w:r>
              <w:rPr>
                <w:sz w:val="16"/>
              </w:rPr>
              <w:t>9.0363</w:t>
            </w:r>
          </w:p>
        </w:tc>
        <w:tc>
          <w:tcPr>
            <w:tcW w:w="1450" w:type="dxa"/>
            <w:shd w:val="clear" w:color="auto" w:fill="FFFFFF"/>
            <w:tcMar>
              <w:top w:w="80" w:type="dxa"/>
              <w:left w:w="80" w:type="dxa"/>
              <w:bottom w:w="80" w:type="dxa"/>
              <w:right w:w="80" w:type="dxa"/>
            </w:tcMar>
            <w:vAlign w:val="center"/>
          </w:tcPr>
          <w:p w14:paraId="73415CCA" w14:textId="77777777" w:rsidR="00660A15" w:rsidRDefault="00953647">
            <w:pPr>
              <w:spacing w:before="40" w:line="252" w:lineRule="auto"/>
              <w:jc w:val="center"/>
            </w:pPr>
            <w:r>
              <w:rPr>
                <w:sz w:val="16"/>
              </w:rPr>
              <w:t>17.6157</w:t>
            </w:r>
          </w:p>
        </w:tc>
        <w:tc>
          <w:tcPr>
            <w:tcW w:w="1450" w:type="dxa"/>
            <w:shd w:val="clear" w:color="auto" w:fill="FFFFFF"/>
            <w:tcMar>
              <w:top w:w="80" w:type="dxa"/>
              <w:left w:w="80" w:type="dxa"/>
              <w:bottom w:w="80" w:type="dxa"/>
              <w:right w:w="80" w:type="dxa"/>
            </w:tcMar>
            <w:vAlign w:val="center"/>
          </w:tcPr>
          <w:p w14:paraId="2D919484" w14:textId="77777777" w:rsidR="00660A15" w:rsidRDefault="00953647">
            <w:pPr>
              <w:spacing w:before="40" w:line="252" w:lineRule="auto"/>
              <w:jc w:val="center"/>
            </w:pPr>
            <w:r>
              <w:rPr>
                <w:sz w:val="16"/>
              </w:rPr>
              <w:t>5.36</w:t>
            </w:r>
          </w:p>
        </w:tc>
        <w:tc>
          <w:tcPr>
            <w:tcW w:w="1450" w:type="dxa"/>
            <w:shd w:val="clear" w:color="auto" w:fill="FFFFFF"/>
            <w:tcMar>
              <w:top w:w="80" w:type="dxa"/>
              <w:left w:w="80" w:type="dxa"/>
              <w:bottom w:w="80" w:type="dxa"/>
              <w:right w:w="80" w:type="dxa"/>
            </w:tcMar>
            <w:vAlign w:val="center"/>
          </w:tcPr>
          <w:p w14:paraId="44FB4B6B" w14:textId="77777777" w:rsidR="00660A15" w:rsidRDefault="00953647">
            <w:pPr>
              <w:spacing w:before="40" w:line="252" w:lineRule="auto"/>
              <w:jc w:val="center"/>
            </w:pPr>
            <w:r>
              <w:rPr>
                <w:sz w:val="16"/>
              </w:rPr>
              <w:t>0.9098</w:t>
            </w:r>
          </w:p>
        </w:tc>
        <w:tc>
          <w:tcPr>
            <w:tcW w:w="1450" w:type="dxa"/>
            <w:shd w:val="clear" w:color="auto" w:fill="FFFFFF"/>
            <w:tcMar>
              <w:top w:w="80" w:type="dxa"/>
              <w:left w:w="80" w:type="dxa"/>
              <w:bottom w:w="80" w:type="dxa"/>
              <w:right w:w="80" w:type="dxa"/>
            </w:tcMar>
            <w:vAlign w:val="center"/>
          </w:tcPr>
          <w:p w14:paraId="77891BF0" w14:textId="77777777" w:rsidR="00660A15" w:rsidRDefault="00953647">
            <w:pPr>
              <w:spacing w:before="40" w:line="252" w:lineRule="auto"/>
              <w:jc w:val="center"/>
            </w:pPr>
            <w:r>
              <w:rPr>
                <w:sz w:val="16"/>
              </w:rPr>
              <w:t>48.47</w:t>
            </w:r>
          </w:p>
        </w:tc>
      </w:tr>
      <w:tr w:rsidR="00660A15" w14:paraId="41F5A744" w14:textId="77777777">
        <w:trPr>
          <w:cantSplit/>
          <w:jc w:val="center"/>
        </w:trPr>
        <w:tc>
          <w:tcPr>
            <w:tcW w:w="1450" w:type="dxa"/>
            <w:shd w:val="clear" w:color="auto" w:fill="FFFFFF"/>
            <w:tcMar>
              <w:top w:w="80" w:type="dxa"/>
              <w:left w:w="80" w:type="dxa"/>
              <w:bottom w:w="80" w:type="dxa"/>
              <w:right w:w="80" w:type="dxa"/>
            </w:tcMar>
            <w:vAlign w:val="center"/>
          </w:tcPr>
          <w:p w14:paraId="77FF8943"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2141D46A"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757EB0C2" w14:textId="77777777" w:rsidR="00660A15" w:rsidRDefault="00953647">
            <w:pPr>
              <w:spacing w:before="40" w:line="252" w:lineRule="auto"/>
              <w:jc w:val="center"/>
            </w:pPr>
            <w:r>
              <w:rPr>
                <w:sz w:val="16"/>
              </w:rPr>
              <w:t>10.0366</w:t>
            </w:r>
          </w:p>
        </w:tc>
        <w:tc>
          <w:tcPr>
            <w:tcW w:w="1450" w:type="dxa"/>
            <w:shd w:val="clear" w:color="auto" w:fill="FFFFFF"/>
            <w:tcMar>
              <w:top w:w="80" w:type="dxa"/>
              <w:left w:w="80" w:type="dxa"/>
              <w:bottom w:w="80" w:type="dxa"/>
              <w:right w:w="80" w:type="dxa"/>
            </w:tcMar>
            <w:vAlign w:val="center"/>
          </w:tcPr>
          <w:p w14:paraId="185002E8" w14:textId="77777777" w:rsidR="00660A15" w:rsidRDefault="00953647">
            <w:pPr>
              <w:spacing w:before="40" w:line="252" w:lineRule="auto"/>
              <w:jc w:val="center"/>
            </w:pPr>
            <w:r>
              <w:rPr>
                <w:sz w:val="16"/>
              </w:rPr>
              <w:t>19.3143</w:t>
            </w:r>
          </w:p>
        </w:tc>
        <w:tc>
          <w:tcPr>
            <w:tcW w:w="1450" w:type="dxa"/>
            <w:shd w:val="clear" w:color="auto" w:fill="FFFFFF"/>
            <w:tcMar>
              <w:top w:w="80" w:type="dxa"/>
              <w:left w:w="80" w:type="dxa"/>
              <w:bottom w:w="80" w:type="dxa"/>
              <w:right w:w="80" w:type="dxa"/>
            </w:tcMar>
            <w:vAlign w:val="center"/>
          </w:tcPr>
          <w:p w14:paraId="508C3EA5" w14:textId="77777777" w:rsidR="00660A15" w:rsidRDefault="00953647">
            <w:pPr>
              <w:spacing w:before="40" w:line="252" w:lineRule="auto"/>
              <w:jc w:val="center"/>
            </w:pPr>
            <w:r>
              <w:rPr>
                <w:sz w:val="16"/>
              </w:rPr>
              <w:t>5.98</w:t>
            </w:r>
          </w:p>
        </w:tc>
        <w:tc>
          <w:tcPr>
            <w:tcW w:w="1450" w:type="dxa"/>
            <w:shd w:val="clear" w:color="auto" w:fill="FFFFFF"/>
            <w:tcMar>
              <w:top w:w="80" w:type="dxa"/>
              <w:left w:w="80" w:type="dxa"/>
              <w:bottom w:w="80" w:type="dxa"/>
              <w:right w:w="80" w:type="dxa"/>
            </w:tcMar>
            <w:vAlign w:val="center"/>
          </w:tcPr>
          <w:p w14:paraId="2F4C1AE8" w14:textId="77777777" w:rsidR="00660A15" w:rsidRDefault="00953647">
            <w:pPr>
              <w:spacing w:before="40" w:line="252" w:lineRule="auto"/>
              <w:jc w:val="center"/>
            </w:pPr>
            <w:r>
              <w:rPr>
                <w:sz w:val="16"/>
              </w:rPr>
              <w:t>0.8916</w:t>
            </w:r>
          </w:p>
        </w:tc>
        <w:tc>
          <w:tcPr>
            <w:tcW w:w="1450" w:type="dxa"/>
            <w:shd w:val="clear" w:color="auto" w:fill="FFFFFF"/>
            <w:tcMar>
              <w:top w:w="80" w:type="dxa"/>
              <w:left w:w="80" w:type="dxa"/>
              <w:bottom w:w="80" w:type="dxa"/>
              <w:right w:w="80" w:type="dxa"/>
            </w:tcMar>
            <w:vAlign w:val="center"/>
          </w:tcPr>
          <w:p w14:paraId="15B0FD64" w14:textId="77777777" w:rsidR="00660A15" w:rsidRDefault="00953647">
            <w:pPr>
              <w:spacing w:before="40" w:line="252" w:lineRule="auto"/>
              <w:jc w:val="center"/>
            </w:pPr>
            <w:r>
              <w:rPr>
                <w:sz w:val="16"/>
              </w:rPr>
              <w:t>46.43</w:t>
            </w:r>
          </w:p>
        </w:tc>
      </w:tr>
      <w:tr w:rsidR="00660A15" w14:paraId="1214ED0A" w14:textId="77777777">
        <w:trPr>
          <w:cantSplit/>
          <w:jc w:val="center"/>
        </w:trPr>
        <w:tc>
          <w:tcPr>
            <w:tcW w:w="1450" w:type="dxa"/>
            <w:shd w:val="clear" w:color="auto" w:fill="FFFFFF"/>
            <w:tcMar>
              <w:top w:w="80" w:type="dxa"/>
              <w:left w:w="80" w:type="dxa"/>
              <w:bottom w:w="80" w:type="dxa"/>
              <w:right w:w="80" w:type="dxa"/>
            </w:tcMar>
            <w:vAlign w:val="center"/>
          </w:tcPr>
          <w:p w14:paraId="081EAF8D"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1C417184"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15AC9EC3" w14:textId="77777777" w:rsidR="00660A15" w:rsidRDefault="00953647">
            <w:pPr>
              <w:spacing w:before="40" w:line="252" w:lineRule="auto"/>
              <w:jc w:val="center"/>
            </w:pPr>
            <w:r>
              <w:rPr>
                <w:sz w:val="16"/>
              </w:rPr>
              <w:t>9.5007</w:t>
            </w:r>
          </w:p>
        </w:tc>
        <w:tc>
          <w:tcPr>
            <w:tcW w:w="1450" w:type="dxa"/>
            <w:shd w:val="clear" w:color="auto" w:fill="FFFFFF"/>
            <w:tcMar>
              <w:top w:w="80" w:type="dxa"/>
              <w:left w:w="80" w:type="dxa"/>
              <w:bottom w:w="80" w:type="dxa"/>
              <w:right w:w="80" w:type="dxa"/>
            </w:tcMar>
            <w:vAlign w:val="center"/>
          </w:tcPr>
          <w:p w14:paraId="1A534F19" w14:textId="77777777" w:rsidR="00660A15" w:rsidRDefault="00953647">
            <w:pPr>
              <w:spacing w:before="40" w:line="252" w:lineRule="auto"/>
              <w:jc w:val="center"/>
            </w:pPr>
            <w:r>
              <w:rPr>
                <w:sz w:val="16"/>
              </w:rPr>
              <w:t>17.9989</w:t>
            </w:r>
          </w:p>
        </w:tc>
        <w:tc>
          <w:tcPr>
            <w:tcW w:w="1450" w:type="dxa"/>
            <w:shd w:val="clear" w:color="auto" w:fill="FFFFFF"/>
            <w:tcMar>
              <w:top w:w="80" w:type="dxa"/>
              <w:left w:w="80" w:type="dxa"/>
              <w:bottom w:w="80" w:type="dxa"/>
              <w:right w:w="80" w:type="dxa"/>
            </w:tcMar>
            <w:vAlign w:val="center"/>
          </w:tcPr>
          <w:p w14:paraId="090E24AA" w14:textId="77777777" w:rsidR="00660A15" w:rsidRDefault="00953647">
            <w:pPr>
              <w:spacing w:before="40" w:line="252" w:lineRule="auto"/>
              <w:jc w:val="center"/>
            </w:pPr>
            <w:r>
              <w:rPr>
                <w:sz w:val="16"/>
              </w:rPr>
              <w:t>5.69</w:t>
            </w:r>
          </w:p>
        </w:tc>
        <w:tc>
          <w:tcPr>
            <w:tcW w:w="1450" w:type="dxa"/>
            <w:shd w:val="clear" w:color="auto" w:fill="FFFFFF"/>
            <w:tcMar>
              <w:top w:w="80" w:type="dxa"/>
              <w:left w:w="80" w:type="dxa"/>
              <w:bottom w:w="80" w:type="dxa"/>
              <w:right w:w="80" w:type="dxa"/>
            </w:tcMar>
            <w:vAlign w:val="center"/>
          </w:tcPr>
          <w:p w14:paraId="7EA1322B" w14:textId="77777777" w:rsidR="00660A15" w:rsidRDefault="00953647">
            <w:pPr>
              <w:spacing w:before="40" w:line="252" w:lineRule="auto"/>
              <w:jc w:val="center"/>
            </w:pPr>
            <w:r>
              <w:rPr>
                <w:sz w:val="16"/>
              </w:rPr>
              <w:t>0.9058</w:t>
            </w:r>
          </w:p>
        </w:tc>
        <w:tc>
          <w:tcPr>
            <w:tcW w:w="1450" w:type="dxa"/>
            <w:shd w:val="clear" w:color="auto" w:fill="FFFFFF"/>
            <w:tcMar>
              <w:top w:w="80" w:type="dxa"/>
              <w:left w:w="80" w:type="dxa"/>
              <w:bottom w:w="80" w:type="dxa"/>
              <w:right w:w="80" w:type="dxa"/>
            </w:tcMar>
            <w:vAlign w:val="center"/>
          </w:tcPr>
          <w:p w14:paraId="090EA678" w14:textId="77777777" w:rsidR="00660A15" w:rsidRDefault="00953647">
            <w:pPr>
              <w:spacing w:before="40" w:line="252" w:lineRule="auto"/>
              <w:jc w:val="center"/>
            </w:pPr>
            <w:r>
              <w:rPr>
                <w:sz w:val="16"/>
              </w:rPr>
              <w:t>47.45</w:t>
            </w:r>
          </w:p>
        </w:tc>
      </w:tr>
      <w:tr w:rsidR="00660A15" w14:paraId="42E33255" w14:textId="77777777">
        <w:trPr>
          <w:cantSplit/>
          <w:jc w:val="center"/>
        </w:trPr>
        <w:tc>
          <w:tcPr>
            <w:tcW w:w="1450" w:type="dxa"/>
            <w:shd w:val="clear" w:color="auto" w:fill="FFFFFF"/>
            <w:tcMar>
              <w:top w:w="80" w:type="dxa"/>
              <w:left w:w="80" w:type="dxa"/>
              <w:bottom w:w="80" w:type="dxa"/>
              <w:right w:w="80" w:type="dxa"/>
            </w:tcMar>
            <w:vAlign w:val="center"/>
          </w:tcPr>
          <w:p w14:paraId="47D648E3"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02B70569"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4257318F" w14:textId="77777777" w:rsidR="00660A15" w:rsidRDefault="00953647">
            <w:pPr>
              <w:spacing w:before="40" w:line="252" w:lineRule="auto"/>
              <w:jc w:val="center"/>
            </w:pPr>
            <w:r>
              <w:rPr>
                <w:sz w:val="16"/>
              </w:rPr>
              <w:t>9.7697</w:t>
            </w:r>
          </w:p>
        </w:tc>
        <w:tc>
          <w:tcPr>
            <w:tcW w:w="1450" w:type="dxa"/>
            <w:shd w:val="clear" w:color="auto" w:fill="FFFFFF"/>
            <w:tcMar>
              <w:top w:w="80" w:type="dxa"/>
              <w:left w:w="80" w:type="dxa"/>
              <w:bottom w:w="80" w:type="dxa"/>
              <w:right w:w="80" w:type="dxa"/>
            </w:tcMar>
            <w:vAlign w:val="center"/>
          </w:tcPr>
          <w:p w14:paraId="26151F6F" w14:textId="77777777" w:rsidR="00660A15" w:rsidRDefault="00953647">
            <w:pPr>
              <w:spacing w:before="40" w:line="252" w:lineRule="auto"/>
              <w:jc w:val="center"/>
            </w:pPr>
            <w:r>
              <w:rPr>
                <w:sz w:val="16"/>
              </w:rPr>
              <w:t>18.8569</w:t>
            </w:r>
          </w:p>
        </w:tc>
        <w:tc>
          <w:tcPr>
            <w:tcW w:w="1450" w:type="dxa"/>
            <w:shd w:val="clear" w:color="auto" w:fill="FFFFFF"/>
            <w:tcMar>
              <w:top w:w="80" w:type="dxa"/>
              <w:left w:w="80" w:type="dxa"/>
              <w:bottom w:w="80" w:type="dxa"/>
              <w:right w:w="80" w:type="dxa"/>
            </w:tcMar>
            <w:vAlign w:val="center"/>
          </w:tcPr>
          <w:p w14:paraId="13639FB2" w14:textId="77777777" w:rsidR="00660A15" w:rsidRDefault="00953647">
            <w:pPr>
              <w:spacing w:before="40" w:line="252" w:lineRule="auto"/>
              <w:jc w:val="center"/>
            </w:pPr>
            <w:r>
              <w:rPr>
                <w:sz w:val="16"/>
              </w:rPr>
              <w:t>5.86</w:t>
            </w:r>
          </w:p>
        </w:tc>
        <w:tc>
          <w:tcPr>
            <w:tcW w:w="1450" w:type="dxa"/>
            <w:shd w:val="clear" w:color="auto" w:fill="FFFFFF"/>
            <w:tcMar>
              <w:top w:w="80" w:type="dxa"/>
              <w:left w:w="80" w:type="dxa"/>
              <w:bottom w:w="80" w:type="dxa"/>
              <w:right w:w="80" w:type="dxa"/>
            </w:tcMar>
            <w:vAlign w:val="center"/>
          </w:tcPr>
          <w:p w14:paraId="6FF2363E" w14:textId="77777777" w:rsidR="00660A15" w:rsidRDefault="00953647">
            <w:pPr>
              <w:spacing w:before="40" w:line="252" w:lineRule="auto"/>
              <w:jc w:val="center"/>
            </w:pPr>
            <w:r>
              <w:rPr>
                <w:sz w:val="16"/>
              </w:rPr>
              <w:t>0.8967</w:t>
            </w:r>
          </w:p>
        </w:tc>
        <w:tc>
          <w:tcPr>
            <w:tcW w:w="1450" w:type="dxa"/>
            <w:shd w:val="clear" w:color="auto" w:fill="FFFFFF"/>
            <w:tcMar>
              <w:top w:w="80" w:type="dxa"/>
              <w:left w:w="80" w:type="dxa"/>
              <w:bottom w:w="80" w:type="dxa"/>
              <w:right w:w="80" w:type="dxa"/>
            </w:tcMar>
            <w:vAlign w:val="center"/>
          </w:tcPr>
          <w:p w14:paraId="3A17ECC6" w14:textId="77777777" w:rsidR="00660A15" w:rsidRDefault="00953647">
            <w:pPr>
              <w:spacing w:before="40" w:line="252" w:lineRule="auto"/>
              <w:jc w:val="center"/>
            </w:pPr>
            <w:r>
              <w:rPr>
                <w:sz w:val="16"/>
              </w:rPr>
              <w:t>44.90</w:t>
            </w:r>
          </w:p>
        </w:tc>
      </w:tr>
      <w:tr w:rsidR="00660A15" w14:paraId="5F7DBF3E" w14:textId="77777777">
        <w:trPr>
          <w:cantSplit/>
          <w:jc w:val="center"/>
        </w:trPr>
        <w:tc>
          <w:tcPr>
            <w:tcW w:w="1450" w:type="dxa"/>
            <w:shd w:val="clear" w:color="auto" w:fill="FFFFFF"/>
            <w:tcMar>
              <w:top w:w="80" w:type="dxa"/>
              <w:left w:w="80" w:type="dxa"/>
              <w:bottom w:w="80" w:type="dxa"/>
              <w:right w:w="80" w:type="dxa"/>
            </w:tcMar>
            <w:vAlign w:val="center"/>
          </w:tcPr>
          <w:p w14:paraId="210ECEE2" w14:textId="77777777" w:rsidR="00660A15" w:rsidRDefault="00953647">
            <w:pPr>
              <w:spacing w:before="40" w:line="252" w:lineRule="auto"/>
              <w:jc w:val="center"/>
            </w:pPr>
            <w:r>
              <w:rPr>
                <w:sz w:val="16"/>
              </w:rPr>
              <w:t>H3</w:t>
            </w:r>
          </w:p>
        </w:tc>
        <w:tc>
          <w:tcPr>
            <w:tcW w:w="1450" w:type="dxa"/>
            <w:shd w:val="clear" w:color="auto" w:fill="FFFFFF"/>
            <w:tcMar>
              <w:top w:w="80" w:type="dxa"/>
              <w:left w:w="80" w:type="dxa"/>
              <w:bottom w:w="80" w:type="dxa"/>
              <w:right w:w="80" w:type="dxa"/>
            </w:tcMar>
            <w:vAlign w:val="center"/>
          </w:tcPr>
          <w:p w14:paraId="50236C13"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79F5E2AD" w14:textId="77777777" w:rsidR="00660A15" w:rsidRDefault="00953647">
            <w:pPr>
              <w:spacing w:before="40" w:line="252" w:lineRule="auto"/>
              <w:jc w:val="center"/>
            </w:pPr>
            <w:r>
              <w:rPr>
                <w:sz w:val="16"/>
              </w:rPr>
              <w:t>9.4605</w:t>
            </w:r>
          </w:p>
        </w:tc>
        <w:tc>
          <w:tcPr>
            <w:tcW w:w="1450" w:type="dxa"/>
            <w:shd w:val="clear" w:color="auto" w:fill="FFFFFF"/>
            <w:tcMar>
              <w:top w:w="80" w:type="dxa"/>
              <w:left w:w="80" w:type="dxa"/>
              <w:bottom w:w="80" w:type="dxa"/>
              <w:right w:w="80" w:type="dxa"/>
            </w:tcMar>
            <w:vAlign w:val="center"/>
          </w:tcPr>
          <w:p w14:paraId="6905F584" w14:textId="77777777" w:rsidR="00660A15" w:rsidRDefault="00953647">
            <w:pPr>
              <w:spacing w:before="40" w:line="252" w:lineRule="auto"/>
              <w:jc w:val="center"/>
            </w:pPr>
            <w:r>
              <w:rPr>
                <w:sz w:val="16"/>
              </w:rPr>
              <w:t>18.4546</w:t>
            </w:r>
          </w:p>
        </w:tc>
        <w:tc>
          <w:tcPr>
            <w:tcW w:w="1450" w:type="dxa"/>
            <w:shd w:val="clear" w:color="auto" w:fill="FFFFFF"/>
            <w:tcMar>
              <w:top w:w="80" w:type="dxa"/>
              <w:left w:w="80" w:type="dxa"/>
              <w:bottom w:w="80" w:type="dxa"/>
              <w:right w:w="80" w:type="dxa"/>
            </w:tcMar>
            <w:vAlign w:val="center"/>
          </w:tcPr>
          <w:p w14:paraId="24A8ADBC" w14:textId="77777777" w:rsidR="00660A15" w:rsidRDefault="00953647">
            <w:pPr>
              <w:spacing w:before="40" w:line="252" w:lineRule="auto"/>
              <w:jc w:val="center"/>
            </w:pPr>
            <w:r>
              <w:rPr>
                <w:sz w:val="16"/>
              </w:rPr>
              <w:t>5.61</w:t>
            </w:r>
          </w:p>
        </w:tc>
        <w:tc>
          <w:tcPr>
            <w:tcW w:w="1450" w:type="dxa"/>
            <w:shd w:val="clear" w:color="auto" w:fill="FFFFFF"/>
            <w:tcMar>
              <w:top w:w="80" w:type="dxa"/>
              <w:left w:w="80" w:type="dxa"/>
              <w:bottom w:w="80" w:type="dxa"/>
              <w:right w:w="80" w:type="dxa"/>
            </w:tcMar>
            <w:vAlign w:val="center"/>
          </w:tcPr>
          <w:p w14:paraId="761DC489" w14:textId="77777777" w:rsidR="00660A15" w:rsidRDefault="00953647">
            <w:pPr>
              <w:spacing w:before="40" w:line="252" w:lineRule="auto"/>
              <w:jc w:val="center"/>
            </w:pPr>
            <w:r>
              <w:rPr>
                <w:sz w:val="16"/>
              </w:rPr>
              <w:t>0.9010</w:t>
            </w:r>
          </w:p>
        </w:tc>
        <w:tc>
          <w:tcPr>
            <w:tcW w:w="1450" w:type="dxa"/>
            <w:shd w:val="clear" w:color="auto" w:fill="FFFFFF"/>
            <w:tcMar>
              <w:top w:w="80" w:type="dxa"/>
              <w:left w:w="80" w:type="dxa"/>
              <w:bottom w:w="80" w:type="dxa"/>
              <w:right w:w="80" w:type="dxa"/>
            </w:tcMar>
            <w:vAlign w:val="center"/>
          </w:tcPr>
          <w:p w14:paraId="6F09A14B" w14:textId="77777777" w:rsidR="00660A15" w:rsidRDefault="00953647">
            <w:pPr>
              <w:spacing w:before="40" w:line="252" w:lineRule="auto"/>
              <w:jc w:val="center"/>
            </w:pPr>
            <w:r>
              <w:rPr>
                <w:sz w:val="16"/>
              </w:rPr>
              <w:t>45.92</w:t>
            </w:r>
          </w:p>
        </w:tc>
      </w:tr>
      <w:tr w:rsidR="00660A15" w14:paraId="437EB48C" w14:textId="77777777">
        <w:trPr>
          <w:cantSplit/>
          <w:jc w:val="center"/>
        </w:trPr>
        <w:tc>
          <w:tcPr>
            <w:tcW w:w="1450" w:type="dxa"/>
            <w:shd w:val="clear" w:color="auto" w:fill="FFFFFF"/>
            <w:tcMar>
              <w:top w:w="80" w:type="dxa"/>
              <w:left w:w="80" w:type="dxa"/>
              <w:bottom w:w="80" w:type="dxa"/>
              <w:right w:w="80" w:type="dxa"/>
            </w:tcMar>
            <w:vAlign w:val="center"/>
          </w:tcPr>
          <w:p w14:paraId="761E973F"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0E9D310B"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3F6F2EDD" w14:textId="77777777" w:rsidR="00660A15" w:rsidRDefault="00953647">
            <w:pPr>
              <w:spacing w:before="40" w:line="252" w:lineRule="auto"/>
              <w:jc w:val="center"/>
            </w:pPr>
            <w:r>
              <w:rPr>
                <w:sz w:val="16"/>
              </w:rPr>
              <w:t>9.2159</w:t>
            </w:r>
          </w:p>
        </w:tc>
        <w:tc>
          <w:tcPr>
            <w:tcW w:w="1450" w:type="dxa"/>
            <w:shd w:val="clear" w:color="auto" w:fill="FFFFFF"/>
            <w:tcMar>
              <w:top w:w="80" w:type="dxa"/>
              <w:left w:w="80" w:type="dxa"/>
              <w:bottom w:w="80" w:type="dxa"/>
              <w:right w:w="80" w:type="dxa"/>
            </w:tcMar>
            <w:vAlign w:val="center"/>
          </w:tcPr>
          <w:p w14:paraId="2765B325" w14:textId="77777777" w:rsidR="00660A15" w:rsidRDefault="00953647">
            <w:pPr>
              <w:spacing w:before="40" w:line="252" w:lineRule="auto"/>
              <w:jc w:val="center"/>
            </w:pPr>
            <w:r>
              <w:rPr>
                <w:sz w:val="16"/>
              </w:rPr>
              <w:t>16.2954</w:t>
            </w:r>
          </w:p>
        </w:tc>
        <w:tc>
          <w:tcPr>
            <w:tcW w:w="1450" w:type="dxa"/>
            <w:shd w:val="clear" w:color="auto" w:fill="FFFFFF"/>
            <w:tcMar>
              <w:top w:w="80" w:type="dxa"/>
              <w:left w:w="80" w:type="dxa"/>
              <w:bottom w:w="80" w:type="dxa"/>
              <w:right w:w="80" w:type="dxa"/>
            </w:tcMar>
            <w:vAlign w:val="center"/>
          </w:tcPr>
          <w:p w14:paraId="03966AA3" w14:textId="77777777" w:rsidR="00660A15" w:rsidRDefault="00953647">
            <w:pPr>
              <w:spacing w:before="40" w:line="252" w:lineRule="auto"/>
              <w:jc w:val="center"/>
            </w:pPr>
            <w:r>
              <w:rPr>
                <w:sz w:val="16"/>
              </w:rPr>
              <w:t>5.65</w:t>
            </w:r>
          </w:p>
        </w:tc>
        <w:tc>
          <w:tcPr>
            <w:tcW w:w="1450" w:type="dxa"/>
            <w:shd w:val="clear" w:color="auto" w:fill="FFFFFF"/>
            <w:tcMar>
              <w:top w:w="80" w:type="dxa"/>
              <w:left w:w="80" w:type="dxa"/>
              <w:bottom w:w="80" w:type="dxa"/>
              <w:right w:w="80" w:type="dxa"/>
            </w:tcMar>
            <w:vAlign w:val="center"/>
          </w:tcPr>
          <w:p w14:paraId="3C859AAC" w14:textId="77777777" w:rsidR="00660A15" w:rsidRDefault="00953647">
            <w:pPr>
              <w:spacing w:before="40" w:line="252" w:lineRule="auto"/>
              <w:jc w:val="center"/>
            </w:pPr>
            <w:r>
              <w:rPr>
                <w:sz w:val="16"/>
              </w:rPr>
              <w:t>0.9225</w:t>
            </w:r>
          </w:p>
        </w:tc>
        <w:tc>
          <w:tcPr>
            <w:tcW w:w="1450" w:type="dxa"/>
            <w:shd w:val="clear" w:color="auto" w:fill="FFFFFF"/>
            <w:tcMar>
              <w:top w:w="80" w:type="dxa"/>
              <w:left w:w="80" w:type="dxa"/>
              <w:bottom w:w="80" w:type="dxa"/>
              <w:right w:w="80" w:type="dxa"/>
            </w:tcMar>
            <w:vAlign w:val="center"/>
          </w:tcPr>
          <w:p w14:paraId="6C8B9FCF" w14:textId="77777777" w:rsidR="00660A15" w:rsidRDefault="00953647">
            <w:pPr>
              <w:spacing w:before="40" w:line="252" w:lineRule="auto"/>
              <w:jc w:val="center"/>
            </w:pPr>
            <w:r>
              <w:rPr>
                <w:sz w:val="16"/>
              </w:rPr>
              <w:t>76.88</w:t>
            </w:r>
          </w:p>
        </w:tc>
      </w:tr>
      <w:tr w:rsidR="00660A15" w14:paraId="6D6EB46F" w14:textId="77777777">
        <w:trPr>
          <w:cantSplit/>
          <w:jc w:val="center"/>
        </w:trPr>
        <w:tc>
          <w:tcPr>
            <w:tcW w:w="1450" w:type="dxa"/>
            <w:shd w:val="clear" w:color="auto" w:fill="FFFFFF"/>
            <w:tcMar>
              <w:top w:w="80" w:type="dxa"/>
              <w:left w:w="80" w:type="dxa"/>
              <w:bottom w:w="80" w:type="dxa"/>
              <w:right w:w="80" w:type="dxa"/>
            </w:tcMar>
            <w:vAlign w:val="center"/>
          </w:tcPr>
          <w:p w14:paraId="6EE12B82"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4F4F1376"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27AA6BD0" w14:textId="77777777" w:rsidR="00660A15" w:rsidRDefault="00953647">
            <w:pPr>
              <w:spacing w:before="40" w:line="252" w:lineRule="auto"/>
              <w:jc w:val="center"/>
            </w:pPr>
            <w:r>
              <w:rPr>
                <w:sz w:val="16"/>
              </w:rPr>
              <w:t>10.6900</w:t>
            </w:r>
          </w:p>
        </w:tc>
        <w:tc>
          <w:tcPr>
            <w:tcW w:w="1450" w:type="dxa"/>
            <w:shd w:val="clear" w:color="auto" w:fill="FFFFFF"/>
            <w:tcMar>
              <w:top w:w="80" w:type="dxa"/>
              <w:left w:w="80" w:type="dxa"/>
              <w:bottom w:w="80" w:type="dxa"/>
              <w:right w:w="80" w:type="dxa"/>
            </w:tcMar>
            <w:vAlign w:val="center"/>
          </w:tcPr>
          <w:p w14:paraId="4FF6CB26" w14:textId="77777777" w:rsidR="00660A15" w:rsidRDefault="00953647">
            <w:pPr>
              <w:spacing w:before="40" w:line="252" w:lineRule="auto"/>
              <w:jc w:val="center"/>
            </w:pPr>
            <w:r>
              <w:rPr>
                <w:sz w:val="16"/>
              </w:rPr>
              <w:t>18.1687</w:t>
            </w:r>
          </w:p>
        </w:tc>
        <w:tc>
          <w:tcPr>
            <w:tcW w:w="1450" w:type="dxa"/>
            <w:shd w:val="clear" w:color="auto" w:fill="FFFFFF"/>
            <w:tcMar>
              <w:top w:w="80" w:type="dxa"/>
              <w:left w:w="80" w:type="dxa"/>
              <w:bottom w:w="80" w:type="dxa"/>
              <w:right w:w="80" w:type="dxa"/>
            </w:tcMar>
            <w:vAlign w:val="center"/>
          </w:tcPr>
          <w:p w14:paraId="49DC60AC" w14:textId="77777777" w:rsidR="00660A15" w:rsidRDefault="00953647">
            <w:pPr>
              <w:spacing w:before="40" w:line="252" w:lineRule="auto"/>
              <w:jc w:val="center"/>
            </w:pPr>
            <w:r>
              <w:rPr>
                <w:sz w:val="16"/>
              </w:rPr>
              <w:t>6.25</w:t>
            </w:r>
          </w:p>
        </w:tc>
        <w:tc>
          <w:tcPr>
            <w:tcW w:w="1450" w:type="dxa"/>
            <w:shd w:val="clear" w:color="auto" w:fill="FFFFFF"/>
            <w:tcMar>
              <w:top w:w="80" w:type="dxa"/>
              <w:left w:w="80" w:type="dxa"/>
              <w:bottom w:w="80" w:type="dxa"/>
              <w:right w:w="80" w:type="dxa"/>
            </w:tcMar>
            <w:vAlign w:val="center"/>
          </w:tcPr>
          <w:p w14:paraId="26758798" w14:textId="77777777" w:rsidR="00660A15" w:rsidRDefault="00953647">
            <w:pPr>
              <w:spacing w:before="40" w:line="252" w:lineRule="auto"/>
              <w:jc w:val="center"/>
            </w:pPr>
            <w:r>
              <w:rPr>
                <w:sz w:val="16"/>
              </w:rPr>
              <w:t>0.9036</w:t>
            </w:r>
          </w:p>
        </w:tc>
        <w:tc>
          <w:tcPr>
            <w:tcW w:w="1450" w:type="dxa"/>
            <w:shd w:val="clear" w:color="auto" w:fill="FFFFFF"/>
            <w:tcMar>
              <w:top w:w="80" w:type="dxa"/>
              <w:left w:w="80" w:type="dxa"/>
              <w:bottom w:w="80" w:type="dxa"/>
              <w:right w:w="80" w:type="dxa"/>
            </w:tcMar>
            <w:vAlign w:val="center"/>
          </w:tcPr>
          <w:p w14:paraId="05DF9549" w14:textId="77777777" w:rsidR="00660A15" w:rsidRDefault="00953647">
            <w:pPr>
              <w:spacing w:before="40" w:line="252" w:lineRule="auto"/>
              <w:jc w:val="center"/>
            </w:pPr>
            <w:r>
              <w:rPr>
                <w:sz w:val="16"/>
              </w:rPr>
              <w:t>52.02</w:t>
            </w:r>
          </w:p>
        </w:tc>
      </w:tr>
      <w:tr w:rsidR="00660A15" w14:paraId="0AC17FD6" w14:textId="77777777">
        <w:trPr>
          <w:cantSplit/>
          <w:jc w:val="center"/>
        </w:trPr>
        <w:tc>
          <w:tcPr>
            <w:tcW w:w="1450" w:type="dxa"/>
            <w:shd w:val="clear" w:color="auto" w:fill="FFFFFF"/>
            <w:tcMar>
              <w:top w:w="80" w:type="dxa"/>
              <w:left w:w="80" w:type="dxa"/>
              <w:bottom w:w="80" w:type="dxa"/>
              <w:right w:w="80" w:type="dxa"/>
            </w:tcMar>
            <w:vAlign w:val="center"/>
          </w:tcPr>
          <w:p w14:paraId="4B0CF8E4"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4BB51254"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7C8CEFA3" w14:textId="77777777" w:rsidR="00660A15" w:rsidRDefault="00953647">
            <w:pPr>
              <w:spacing w:before="40" w:line="252" w:lineRule="auto"/>
              <w:jc w:val="center"/>
            </w:pPr>
            <w:r>
              <w:rPr>
                <w:sz w:val="16"/>
              </w:rPr>
              <w:t>10.0784</w:t>
            </w:r>
          </w:p>
        </w:tc>
        <w:tc>
          <w:tcPr>
            <w:tcW w:w="1450" w:type="dxa"/>
            <w:shd w:val="clear" w:color="auto" w:fill="FFFFFF"/>
            <w:tcMar>
              <w:top w:w="80" w:type="dxa"/>
              <w:left w:w="80" w:type="dxa"/>
              <w:bottom w:w="80" w:type="dxa"/>
              <w:right w:w="80" w:type="dxa"/>
            </w:tcMar>
            <w:vAlign w:val="center"/>
          </w:tcPr>
          <w:p w14:paraId="45D23939" w14:textId="77777777" w:rsidR="00660A15" w:rsidRDefault="00953647">
            <w:pPr>
              <w:spacing w:before="40" w:line="252" w:lineRule="auto"/>
              <w:jc w:val="center"/>
            </w:pPr>
            <w:r>
              <w:rPr>
                <w:sz w:val="16"/>
              </w:rPr>
              <w:t>17.0064</w:t>
            </w:r>
          </w:p>
        </w:tc>
        <w:tc>
          <w:tcPr>
            <w:tcW w:w="1450" w:type="dxa"/>
            <w:shd w:val="clear" w:color="auto" w:fill="FFFFFF"/>
            <w:tcMar>
              <w:top w:w="80" w:type="dxa"/>
              <w:left w:w="80" w:type="dxa"/>
              <w:bottom w:w="80" w:type="dxa"/>
              <w:right w:w="80" w:type="dxa"/>
            </w:tcMar>
            <w:vAlign w:val="center"/>
          </w:tcPr>
          <w:p w14:paraId="2CEA2709" w14:textId="77777777" w:rsidR="00660A15" w:rsidRDefault="00953647">
            <w:pPr>
              <w:spacing w:before="40" w:line="252" w:lineRule="auto"/>
              <w:jc w:val="center"/>
            </w:pPr>
            <w:r>
              <w:rPr>
                <w:sz w:val="16"/>
              </w:rPr>
              <w:t>6.14</w:t>
            </w:r>
          </w:p>
        </w:tc>
        <w:tc>
          <w:tcPr>
            <w:tcW w:w="1450" w:type="dxa"/>
            <w:shd w:val="clear" w:color="auto" w:fill="FFFFFF"/>
            <w:tcMar>
              <w:top w:w="80" w:type="dxa"/>
              <w:left w:w="80" w:type="dxa"/>
              <w:bottom w:w="80" w:type="dxa"/>
              <w:right w:w="80" w:type="dxa"/>
            </w:tcMar>
            <w:vAlign w:val="center"/>
          </w:tcPr>
          <w:p w14:paraId="2DE84A41" w14:textId="77777777" w:rsidR="00660A15" w:rsidRDefault="00953647">
            <w:pPr>
              <w:spacing w:before="40" w:line="252" w:lineRule="auto"/>
              <w:jc w:val="center"/>
            </w:pPr>
            <w:r>
              <w:rPr>
                <w:sz w:val="16"/>
              </w:rPr>
              <w:t>0.9156</w:t>
            </w:r>
          </w:p>
        </w:tc>
        <w:tc>
          <w:tcPr>
            <w:tcW w:w="1450" w:type="dxa"/>
            <w:shd w:val="clear" w:color="auto" w:fill="FFFFFF"/>
            <w:tcMar>
              <w:top w:w="80" w:type="dxa"/>
              <w:left w:w="80" w:type="dxa"/>
              <w:bottom w:w="80" w:type="dxa"/>
              <w:right w:w="80" w:type="dxa"/>
            </w:tcMar>
            <w:vAlign w:val="center"/>
          </w:tcPr>
          <w:p w14:paraId="43756C1D" w14:textId="77777777" w:rsidR="00660A15" w:rsidRDefault="00953647">
            <w:pPr>
              <w:spacing w:before="40" w:line="252" w:lineRule="auto"/>
              <w:jc w:val="center"/>
            </w:pPr>
            <w:r>
              <w:rPr>
                <w:sz w:val="16"/>
              </w:rPr>
              <w:t>52.53</w:t>
            </w:r>
          </w:p>
        </w:tc>
      </w:tr>
      <w:tr w:rsidR="00660A15" w14:paraId="12BF55B2" w14:textId="77777777">
        <w:trPr>
          <w:cantSplit/>
          <w:jc w:val="center"/>
        </w:trPr>
        <w:tc>
          <w:tcPr>
            <w:tcW w:w="1450" w:type="dxa"/>
            <w:shd w:val="clear" w:color="auto" w:fill="FFFFFF"/>
            <w:tcMar>
              <w:top w:w="80" w:type="dxa"/>
              <w:left w:w="80" w:type="dxa"/>
              <w:bottom w:w="80" w:type="dxa"/>
              <w:right w:w="80" w:type="dxa"/>
            </w:tcMar>
            <w:vAlign w:val="center"/>
          </w:tcPr>
          <w:p w14:paraId="3C51EC6A"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2DE776C6"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23C462B9" w14:textId="77777777" w:rsidR="00660A15" w:rsidRDefault="00953647">
            <w:pPr>
              <w:spacing w:before="40" w:line="252" w:lineRule="auto"/>
              <w:jc w:val="center"/>
            </w:pPr>
            <w:r>
              <w:rPr>
                <w:sz w:val="16"/>
              </w:rPr>
              <w:t>11.5665</w:t>
            </w:r>
          </w:p>
        </w:tc>
        <w:tc>
          <w:tcPr>
            <w:tcW w:w="1450" w:type="dxa"/>
            <w:shd w:val="clear" w:color="auto" w:fill="FFFFFF"/>
            <w:tcMar>
              <w:top w:w="80" w:type="dxa"/>
              <w:left w:w="80" w:type="dxa"/>
              <w:bottom w:w="80" w:type="dxa"/>
              <w:right w:w="80" w:type="dxa"/>
            </w:tcMar>
            <w:vAlign w:val="center"/>
          </w:tcPr>
          <w:p w14:paraId="400C100D" w14:textId="77777777" w:rsidR="00660A15" w:rsidRDefault="00953647">
            <w:pPr>
              <w:spacing w:before="40" w:line="252" w:lineRule="auto"/>
              <w:jc w:val="center"/>
            </w:pPr>
            <w:r>
              <w:rPr>
                <w:sz w:val="16"/>
              </w:rPr>
              <w:t>19.6444</w:t>
            </w:r>
          </w:p>
        </w:tc>
        <w:tc>
          <w:tcPr>
            <w:tcW w:w="1450" w:type="dxa"/>
            <w:shd w:val="clear" w:color="auto" w:fill="FFFFFF"/>
            <w:tcMar>
              <w:top w:w="80" w:type="dxa"/>
              <w:left w:w="80" w:type="dxa"/>
              <w:bottom w:w="80" w:type="dxa"/>
              <w:right w:w="80" w:type="dxa"/>
            </w:tcMar>
            <w:vAlign w:val="center"/>
          </w:tcPr>
          <w:p w14:paraId="29D08915" w14:textId="77777777" w:rsidR="00660A15" w:rsidRDefault="00953647">
            <w:pPr>
              <w:spacing w:before="40" w:line="252" w:lineRule="auto"/>
              <w:jc w:val="center"/>
            </w:pPr>
            <w:r>
              <w:rPr>
                <w:sz w:val="16"/>
              </w:rPr>
              <w:t>6.87</w:t>
            </w:r>
          </w:p>
        </w:tc>
        <w:tc>
          <w:tcPr>
            <w:tcW w:w="1450" w:type="dxa"/>
            <w:shd w:val="clear" w:color="auto" w:fill="FFFFFF"/>
            <w:tcMar>
              <w:top w:w="80" w:type="dxa"/>
              <w:left w:w="80" w:type="dxa"/>
              <w:bottom w:w="80" w:type="dxa"/>
              <w:right w:w="80" w:type="dxa"/>
            </w:tcMar>
            <w:vAlign w:val="center"/>
          </w:tcPr>
          <w:p w14:paraId="4027B39C" w14:textId="77777777" w:rsidR="00660A15" w:rsidRDefault="00953647">
            <w:pPr>
              <w:spacing w:before="40" w:line="252" w:lineRule="auto"/>
              <w:jc w:val="center"/>
            </w:pPr>
            <w:r>
              <w:rPr>
                <w:sz w:val="16"/>
              </w:rPr>
              <w:t>0.8873</w:t>
            </w:r>
          </w:p>
        </w:tc>
        <w:tc>
          <w:tcPr>
            <w:tcW w:w="1450" w:type="dxa"/>
            <w:shd w:val="clear" w:color="auto" w:fill="FFFFFF"/>
            <w:tcMar>
              <w:top w:w="80" w:type="dxa"/>
              <w:left w:w="80" w:type="dxa"/>
              <w:bottom w:w="80" w:type="dxa"/>
              <w:right w:w="80" w:type="dxa"/>
            </w:tcMar>
            <w:vAlign w:val="center"/>
          </w:tcPr>
          <w:p w14:paraId="4E223E5D" w14:textId="77777777" w:rsidR="00660A15" w:rsidRDefault="00953647">
            <w:pPr>
              <w:spacing w:before="40" w:line="252" w:lineRule="auto"/>
              <w:jc w:val="center"/>
            </w:pPr>
            <w:r>
              <w:rPr>
                <w:sz w:val="16"/>
              </w:rPr>
              <w:t>47.98</w:t>
            </w:r>
          </w:p>
        </w:tc>
      </w:tr>
      <w:tr w:rsidR="00660A15" w14:paraId="678F8DAC" w14:textId="77777777">
        <w:trPr>
          <w:cantSplit/>
          <w:jc w:val="center"/>
        </w:trPr>
        <w:tc>
          <w:tcPr>
            <w:tcW w:w="1450" w:type="dxa"/>
            <w:shd w:val="clear" w:color="auto" w:fill="FFFFFF"/>
            <w:tcMar>
              <w:top w:w="80" w:type="dxa"/>
              <w:left w:w="80" w:type="dxa"/>
              <w:bottom w:w="80" w:type="dxa"/>
              <w:right w:w="80" w:type="dxa"/>
            </w:tcMar>
            <w:vAlign w:val="center"/>
          </w:tcPr>
          <w:p w14:paraId="51475452"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387AB2A5"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56242A26" w14:textId="77777777" w:rsidR="00660A15" w:rsidRDefault="00953647">
            <w:pPr>
              <w:spacing w:before="40" w:line="252" w:lineRule="auto"/>
              <w:jc w:val="center"/>
            </w:pPr>
            <w:r>
              <w:rPr>
                <w:sz w:val="16"/>
              </w:rPr>
              <w:t>11.4410</w:t>
            </w:r>
          </w:p>
        </w:tc>
        <w:tc>
          <w:tcPr>
            <w:tcW w:w="1450" w:type="dxa"/>
            <w:shd w:val="clear" w:color="auto" w:fill="FFFFFF"/>
            <w:tcMar>
              <w:top w:w="80" w:type="dxa"/>
              <w:left w:w="80" w:type="dxa"/>
              <w:bottom w:w="80" w:type="dxa"/>
              <w:right w:w="80" w:type="dxa"/>
            </w:tcMar>
            <w:vAlign w:val="center"/>
          </w:tcPr>
          <w:p w14:paraId="4471D536" w14:textId="77777777" w:rsidR="00660A15" w:rsidRDefault="00953647">
            <w:pPr>
              <w:spacing w:before="40" w:line="252" w:lineRule="auto"/>
              <w:jc w:val="center"/>
            </w:pPr>
            <w:r>
              <w:rPr>
                <w:sz w:val="16"/>
              </w:rPr>
              <w:t>19.0864</w:t>
            </w:r>
          </w:p>
        </w:tc>
        <w:tc>
          <w:tcPr>
            <w:tcW w:w="1450" w:type="dxa"/>
            <w:shd w:val="clear" w:color="auto" w:fill="FFFFFF"/>
            <w:tcMar>
              <w:top w:w="80" w:type="dxa"/>
              <w:left w:w="80" w:type="dxa"/>
              <w:bottom w:w="80" w:type="dxa"/>
              <w:right w:w="80" w:type="dxa"/>
            </w:tcMar>
            <w:vAlign w:val="center"/>
          </w:tcPr>
          <w:p w14:paraId="5E0D578D" w14:textId="77777777" w:rsidR="00660A15" w:rsidRDefault="00953647">
            <w:pPr>
              <w:spacing w:before="40" w:line="252" w:lineRule="auto"/>
              <w:jc w:val="center"/>
            </w:pPr>
            <w:r>
              <w:rPr>
                <w:sz w:val="16"/>
              </w:rPr>
              <w:t>6.83</w:t>
            </w:r>
          </w:p>
        </w:tc>
        <w:tc>
          <w:tcPr>
            <w:tcW w:w="1450" w:type="dxa"/>
            <w:shd w:val="clear" w:color="auto" w:fill="FFFFFF"/>
            <w:tcMar>
              <w:top w:w="80" w:type="dxa"/>
              <w:left w:w="80" w:type="dxa"/>
              <w:bottom w:w="80" w:type="dxa"/>
              <w:right w:w="80" w:type="dxa"/>
            </w:tcMar>
            <w:vAlign w:val="center"/>
          </w:tcPr>
          <w:p w14:paraId="40E49B62" w14:textId="77777777" w:rsidR="00660A15" w:rsidRDefault="00953647">
            <w:pPr>
              <w:spacing w:before="40" w:line="252" w:lineRule="auto"/>
              <w:jc w:val="center"/>
            </w:pPr>
            <w:r>
              <w:rPr>
                <w:sz w:val="16"/>
              </w:rPr>
              <w:t>0.8936</w:t>
            </w:r>
          </w:p>
        </w:tc>
        <w:tc>
          <w:tcPr>
            <w:tcW w:w="1450" w:type="dxa"/>
            <w:shd w:val="clear" w:color="auto" w:fill="FFFFFF"/>
            <w:tcMar>
              <w:top w:w="80" w:type="dxa"/>
              <w:left w:w="80" w:type="dxa"/>
              <w:bottom w:w="80" w:type="dxa"/>
              <w:right w:w="80" w:type="dxa"/>
            </w:tcMar>
            <w:vAlign w:val="center"/>
          </w:tcPr>
          <w:p w14:paraId="1D29CC4E" w14:textId="77777777" w:rsidR="00660A15" w:rsidRDefault="00953647">
            <w:pPr>
              <w:spacing w:before="40" w:line="252" w:lineRule="auto"/>
              <w:jc w:val="center"/>
            </w:pPr>
            <w:r>
              <w:rPr>
                <w:sz w:val="16"/>
              </w:rPr>
              <w:t>41.41</w:t>
            </w:r>
          </w:p>
        </w:tc>
      </w:tr>
      <w:tr w:rsidR="00660A15" w14:paraId="5D93B6E9" w14:textId="77777777">
        <w:trPr>
          <w:cantSplit/>
          <w:jc w:val="center"/>
        </w:trPr>
        <w:tc>
          <w:tcPr>
            <w:tcW w:w="1450" w:type="dxa"/>
            <w:shd w:val="clear" w:color="auto" w:fill="FFFFFF"/>
            <w:tcMar>
              <w:top w:w="80" w:type="dxa"/>
              <w:left w:w="80" w:type="dxa"/>
              <w:bottom w:w="80" w:type="dxa"/>
              <w:right w:w="80" w:type="dxa"/>
            </w:tcMar>
            <w:vAlign w:val="center"/>
          </w:tcPr>
          <w:p w14:paraId="093AE850" w14:textId="77777777" w:rsidR="00660A15" w:rsidRDefault="00953647">
            <w:pPr>
              <w:spacing w:before="40" w:line="252" w:lineRule="auto"/>
              <w:jc w:val="center"/>
            </w:pPr>
            <w:r>
              <w:rPr>
                <w:sz w:val="16"/>
              </w:rPr>
              <w:t>H5</w:t>
            </w:r>
          </w:p>
        </w:tc>
        <w:tc>
          <w:tcPr>
            <w:tcW w:w="1450" w:type="dxa"/>
            <w:shd w:val="clear" w:color="auto" w:fill="FFFFFF"/>
            <w:tcMar>
              <w:top w:w="80" w:type="dxa"/>
              <w:left w:w="80" w:type="dxa"/>
              <w:bottom w:w="80" w:type="dxa"/>
              <w:right w:w="80" w:type="dxa"/>
            </w:tcMar>
            <w:vAlign w:val="center"/>
          </w:tcPr>
          <w:p w14:paraId="33EEFCF6"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726B302C" w14:textId="77777777" w:rsidR="00660A15" w:rsidRDefault="00953647">
            <w:pPr>
              <w:spacing w:before="40" w:line="252" w:lineRule="auto"/>
              <w:jc w:val="center"/>
            </w:pPr>
            <w:r>
              <w:rPr>
                <w:sz w:val="16"/>
              </w:rPr>
              <w:t>10.5636</w:t>
            </w:r>
          </w:p>
        </w:tc>
        <w:tc>
          <w:tcPr>
            <w:tcW w:w="1450" w:type="dxa"/>
            <w:shd w:val="clear" w:color="auto" w:fill="FFFFFF"/>
            <w:tcMar>
              <w:top w:w="80" w:type="dxa"/>
              <w:left w:w="80" w:type="dxa"/>
              <w:bottom w:w="80" w:type="dxa"/>
              <w:right w:w="80" w:type="dxa"/>
            </w:tcMar>
            <w:vAlign w:val="center"/>
          </w:tcPr>
          <w:p w14:paraId="1523FAC7" w14:textId="77777777" w:rsidR="00660A15" w:rsidRDefault="00953647">
            <w:pPr>
              <w:spacing w:before="40" w:line="252" w:lineRule="auto"/>
              <w:jc w:val="center"/>
            </w:pPr>
            <w:r>
              <w:rPr>
                <w:sz w:val="16"/>
              </w:rPr>
              <w:t>17.5114</w:t>
            </w:r>
          </w:p>
        </w:tc>
        <w:tc>
          <w:tcPr>
            <w:tcW w:w="1450" w:type="dxa"/>
            <w:shd w:val="clear" w:color="auto" w:fill="FFFFFF"/>
            <w:tcMar>
              <w:top w:w="80" w:type="dxa"/>
              <w:left w:w="80" w:type="dxa"/>
              <w:bottom w:w="80" w:type="dxa"/>
              <w:right w:w="80" w:type="dxa"/>
            </w:tcMar>
            <w:vAlign w:val="center"/>
          </w:tcPr>
          <w:p w14:paraId="20586243" w14:textId="77777777" w:rsidR="00660A15" w:rsidRDefault="00953647">
            <w:pPr>
              <w:spacing w:before="40" w:line="252" w:lineRule="auto"/>
              <w:jc w:val="center"/>
            </w:pPr>
            <w:r>
              <w:rPr>
                <w:sz w:val="16"/>
              </w:rPr>
              <w:t>6.27</w:t>
            </w:r>
          </w:p>
        </w:tc>
        <w:tc>
          <w:tcPr>
            <w:tcW w:w="1450" w:type="dxa"/>
            <w:shd w:val="clear" w:color="auto" w:fill="FFFFFF"/>
            <w:tcMar>
              <w:top w:w="80" w:type="dxa"/>
              <w:left w:w="80" w:type="dxa"/>
              <w:bottom w:w="80" w:type="dxa"/>
              <w:right w:w="80" w:type="dxa"/>
            </w:tcMar>
            <w:vAlign w:val="center"/>
          </w:tcPr>
          <w:p w14:paraId="79BE6021" w14:textId="77777777" w:rsidR="00660A15" w:rsidRDefault="00953647">
            <w:pPr>
              <w:spacing w:before="40" w:line="252" w:lineRule="auto"/>
              <w:jc w:val="center"/>
            </w:pPr>
            <w:r>
              <w:rPr>
                <w:sz w:val="16"/>
              </w:rPr>
              <w:t>0.9105</w:t>
            </w:r>
          </w:p>
        </w:tc>
        <w:tc>
          <w:tcPr>
            <w:tcW w:w="1450" w:type="dxa"/>
            <w:shd w:val="clear" w:color="auto" w:fill="FFFFFF"/>
            <w:tcMar>
              <w:top w:w="80" w:type="dxa"/>
              <w:left w:w="80" w:type="dxa"/>
              <w:bottom w:w="80" w:type="dxa"/>
              <w:right w:w="80" w:type="dxa"/>
            </w:tcMar>
            <w:vAlign w:val="center"/>
          </w:tcPr>
          <w:p w14:paraId="177AD03F" w14:textId="77777777" w:rsidR="00660A15" w:rsidRDefault="00953647">
            <w:pPr>
              <w:spacing w:before="40" w:line="252" w:lineRule="auto"/>
              <w:jc w:val="center"/>
            </w:pPr>
            <w:r>
              <w:rPr>
                <w:sz w:val="16"/>
              </w:rPr>
              <w:t>53.54</w:t>
            </w:r>
          </w:p>
        </w:tc>
      </w:tr>
      <w:tr w:rsidR="00660A15" w14:paraId="1BC93031" w14:textId="77777777">
        <w:trPr>
          <w:cantSplit/>
          <w:jc w:val="center"/>
        </w:trPr>
        <w:tc>
          <w:tcPr>
            <w:tcW w:w="1450" w:type="dxa"/>
            <w:shd w:val="clear" w:color="auto" w:fill="FFFFFF"/>
            <w:tcMar>
              <w:top w:w="80" w:type="dxa"/>
              <w:left w:w="80" w:type="dxa"/>
              <w:bottom w:w="80" w:type="dxa"/>
              <w:right w:w="80" w:type="dxa"/>
            </w:tcMar>
            <w:vAlign w:val="center"/>
          </w:tcPr>
          <w:p w14:paraId="06DCE110"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62B2E32D"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03C21051" w14:textId="77777777" w:rsidR="00660A15" w:rsidRDefault="00953647">
            <w:pPr>
              <w:spacing w:before="40" w:line="252" w:lineRule="auto"/>
              <w:jc w:val="center"/>
            </w:pPr>
            <w:r>
              <w:rPr>
                <w:sz w:val="16"/>
              </w:rPr>
              <w:t>9.6578</w:t>
            </w:r>
          </w:p>
        </w:tc>
        <w:tc>
          <w:tcPr>
            <w:tcW w:w="1450" w:type="dxa"/>
            <w:shd w:val="clear" w:color="auto" w:fill="FFFFFF"/>
            <w:tcMar>
              <w:top w:w="80" w:type="dxa"/>
              <w:left w:w="80" w:type="dxa"/>
              <w:bottom w:w="80" w:type="dxa"/>
              <w:right w:w="80" w:type="dxa"/>
            </w:tcMar>
            <w:vAlign w:val="center"/>
          </w:tcPr>
          <w:p w14:paraId="46F8942B" w14:textId="77777777" w:rsidR="00660A15" w:rsidRDefault="00953647">
            <w:pPr>
              <w:spacing w:before="40" w:line="252" w:lineRule="auto"/>
              <w:jc w:val="center"/>
            </w:pPr>
            <w:r>
              <w:rPr>
                <w:sz w:val="16"/>
              </w:rPr>
              <w:t>18.3317</w:t>
            </w:r>
          </w:p>
        </w:tc>
        <w:tc>
          <w:tcPr>
            <w:tcW w:w="1450" w:type="dxa"/>
            <w:shd w:val="clear" w:color="auto" w:fill="FFFFFF"/>
            <w:tcMar>
              <w:top w:w="80" w:type="dxa"/>
              <w:left w:w="80" w:type="dxa"/>
              <w:bottom w:w="80" w:type="dxa"/>
              <w:right w:w="80" w:type="dxa"/>
            </w:tcMar>
            <w:vAlign w:val="center"/>
          </w:tcPr>
          <w:p w14:paraId="49591DEC" w14:textId="77777777" w:rsidR="00660A15" w:rsidRDefault="00953647">
            <w:pPr>
              <w:spacing w:before="40" w:line="252" w:lineRule="auto"/>
              <w:jc w:val="center"/>
            </w:pPr>
            <w:r>
              <w:rPr>
                <w:sz w:val="16"/>
              </w:rPr>
              <w:t>6.46</w:t>
            </w:r>
          </w:p>
        </w:tc>
        <w:tc>
          <w:tcPr>
            <w:tcW w:w="1450" w:type="dxa"/>
            <w:shd w:val="clear" w:color="auto" w:fill="FFFFFF"/>
            <w:tcMar>
              <w:top w:w="80" w:type="dxa"/>
              <w:left w:w="80" w:type="dxa"/>
              <w:bottom w:w="80" w:type="dxa"/>
              <w:right w:w="80" w:type="dxa"/>
            </w:tcMar>
            <w:vAlign w:val="center"/>
          </w:tcPr>
          <w:p w14:paraId="7ADDBA93" w14:textId="77777777" w:rsidR="00660A15" w:rsidRDefault="00953647">
            <w:pPr>
              <w:spacing w:before="40" w:line="252" w:lineRule="auto"/>
              <w:jc w:val="center"/>
            </w:pPr>
            <w:r>
              <w:rPr>
                <w:sz w:val="16"/>
              </w:rPr>
              <w:t>0.8733</w:t>
            </w:r>
          </w:p>
        </w:tc>
        <w:tc>
          <w:tcPr>
            <w:tcW w:w="1450" w:type="dxa"/>
            <w:shd w:val="clear" w:color="auto" w:fill="FFFFFF"/>
            <w:tcMar>
              <w:top w:w="80" w:type="dxa"/>
              <w:left w:w="80" w:type="dxa"/>
              <w:bottom w:w="80" w:type="dxa"/>
              <w:right w:w="80" w:type="dxa"/>
            </w:tcMar>
            <w:vAlign w:val="center"/>
          </w:tcPr>
          <w:p w14:paraId="274BA36C" w14:textId="77777777" w:rsidR="00660A15" w:rsidRDefault="00953647">
            <w:pPr>
              <w:spacing w:before="40" w:line="252" w:lineRule="auto"/>
              <w:jc w:val="center"/>
            </w:pPr>
            <w:r>
              <w:rPr>
                <w:sz w:val="16"/>
              </w:rPr>
              <w:t>83.28</w:t>
            </w:r>
          </w:p>
        </w:tc>
      </w:tr>
      <w:tr w:rsidR="00660A15" w14:paraId="1C58CB3D" w14:textId="77777777">
        <w:trPr>
          <w:cantSplit/>
          <w:jc w:val="center"/>
        </w:trPr>
        <w:tc>
          <w:tcPr>
            <w:tcW w:w="1450" w:type="dxa"/>
            <w:shd w:val="clear" w:color="auto" w:fill="FFFFFF"/>
            <w:tcMar>
              <w:top w:w="80" w:type="dxa"/>
              <w:left w:w="80" w:type="dxa"/>
              <w:bottom w:w="80" w:type="dxa"/>
              <w:right w:w="80" w:type="dxa"/>
            </w:tcMar>
            <w:vAlign w:val="center"/>
          </w:tcPr>
          <w:p w14:paraId="104A85FF"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160331F9"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13A0E8FD" w14:textId="77777777" w:rsidR="00660A15" w:rsidRDefault="00953647">
            <w:pPr>
              <w:spacing w:before="40" w:line="252" w:lineRule="auto"/>
              <w:jc w:val="center"/>
            </w:pPr>
            <w:r>
              <w:rPr>
                <w:sz w:val="16"/>
              </w:rPr>
              <w:t>11.0491</w:t>
            </w:r>
          </w:p>
        </w:tc>
        <w:tc>
          <w:tcPr>
            <w:tcW w:w="1450" w:type="dxa"/>
            <w:shd w:val="clear" w:color="auto" w:fill="FFFFFF"/>
            <w:tcMar>
              <w:top w:w="80" w:type="dxa"/>
              <w:left w:w="80" w:type="dxa"/>
              <w:bottom w:w="80" w:type="dxa"/>
              <w:right w:w="80" w:type="dxa"/>
            </w:tcMar>
            <w:vAlign w:val="center"/>
          </w:tcPr>
          <w:p w14:paraId="1F16E8FC" w14:textId="77777777" w:rsidR="00660A15" w:rsidRDefault="00953647">
            <w:pPr>
              <w:spacing w:before="40" w:line="252" w:lineRule="auto"/>
              <w:jc w:val="center"/>
            </w:pPr>
            <w:r>
              <w:rPr>
                <w:sz w:val="16"/>
              </w:rPr>
              <w:t>21.2867</w:t>
            </w:r>
          </w:p>
        </w:tc>
        <w:tc>
          <w:tcPr>
            <w:tcW w:w="1450" w:type="dxa"/>
            <w:shd w:val="clear" w:color="auto" w:fill="FFFFFF"/>
            <w:tcMar>
              <w:top w:w="80" w:type="dxa"/>
              <w:left w:w="80" w:type="dxa"/>
              <w:bottom w:w="80" w:type="dxa"/>
              <w:right w:w="80" w:type="dxa"/>
            </w:tcMar>
            <w:vAlign w:val="center"/>
          </w:tcPr>
          <w:p w14:paraId="4CF4D26E" w14:textId="77777777" w:rsidR="00660A15" w:rsidRDefault="00953647">
            <w:pPr>
              <w:spacing w:before="40" w:line="252" w:lineRule="auto"/>
              <w:jc w:val="center"/>
            </w:pPr>
            <w:r>
              <w:rPr>
                <w:sz w:val="16"/>
              </w:rPr>
              <w:t>7.22</w:t>
            </w:r>
          </w:p>
        </w:tc>
        <w:tc>
          <w:tcPr>
            <w:tcW w:w="1450" w:type="dxa"/>
            <w:shd w:val="clear" w:color="auto" w:fill="FFFFFF"/>
            <w:tcMar>
              <w:top w:w="80" w:type="dxa"/>
              <w:left w:w="80" w:type="dxa"/>
              <w:bottom w:w="80" w:type="dxa"/>
              <w:right w:w="80" w:type="dxa"/>
            </w:tcMar>
            <w:vAlign w:val="center"/>
          </w:tcPr>
          <w:p w14:paraId="6739995B" w14:textId="77777777" w:rsidR="00660A15" w:rsidRDefault="00953647">
            <w:pPr>
              <w:spacing w:before="40" w:line="252" w:lineRule="auto"/>
              <w:jc w:val="center"/>
            </w:pPr>
            <w:r>
              <w:rPr>
                <w:sz w:val="16"/>
              </w:rPr>
              <w:t>0.8292</w:t>
            </w:r>
          </w:p>
        </w:tc>
        <w:tc>
          <w:tcPr>
            <w:tcW w:w="1450" w:type="dxa"/>
            <w:shd w:val="clear" w:color="auto" w:fill="FFFFFF"/>
            <w:tcMar>
              <w:top w:w="80" w:type="dxa"/>
              <w:left w:w="80" w:type="dxa"/>
              <w:bottom w:w="80" w:type="dxa"/>
              <w:right w:w="80" w:type="dxa"/>
            </w:tcMar>
            <w:vAlign w:val="center"/>
          </w:tcPr>
          <w:p w14:paraId="27BD1845" w14:textId="77777777" w:rsidR="00660A15" w:rsidRDefault="00953647">
            <w:pPr>
              <w:spacing w:before="40" w:line="252" w:lineRule="auto"/>
              <w:jc w:val="center"/>
            </w:pPr>
            <w:r>
              <w:rPr>
                <w:sz w:val="16"/>
              </w:rPr>
              <w:t>50.68</w:t>
            </w:r>
          </w:p>
        </w:tc>
      </w:tr>
      <w:tr w:rsidR="00660A15" w14:paraId="276D8664" w14:textId="77777777">
        <w:trPr>
          <w:cantSplit/>
          <w:jc w:val="center"/>
        </w:trPr>
        <w:tc>
          <w:tcPr>
            <w:tcW w:w="1450" w:type="dxa"/>
            <w:shd w:val="clear" w:color="auto" w:fill="FFFFFF"/>
            <w:tcMar>
              <w:top w:w="80" w:type="dxa"/>
              <w:left w:w="80" w:type="dxa"/>
              <w:bottom w:w="80" w:type="dxa"/>
              <w:right w:w="80" w:type="dxa"/>
            </w:tcMar>
            <w:vAlign w:val="center"/>
          </w:tcPr>
          <w:p w14:paraId="1579912B"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73C2E653"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170AF7D7" w14:textId="77777777" w:rsidR="00660A15" w:rsidRDefault="00953647">
            <w:pPr>
              <w:spacing w:before="40" w:line="252" w:lineRule="auto"/>
              <w:jc w:val="center"/>
            </w:pPr>
            <w:r>
              <w:rPr>
                <w:sz w:val="16"/>
              </w:rPr>
              <w:t>11.0220</w:t>
            </w:r>
          </w:p>
        </w:tc>
        <w:tc>
          <w:tcPr>
            <w:tcW w:w="1450" w:type="dxa"/>
            <w:shd w:val="clear" w:color="auto" w:fill="FFFFFF"/>
            <w:tcMar>
              <w:top w:w="80" w:type="dxa"/>
              <w:left w:w="80" w:type="dxa"/>
              <w:bottom w:w="80" w:type="dxa"/>
              <w:right w:w="80" w:type="dxa"/>
            </w:tcMar>
            <w:vAlign w:val="center"/>
          </w:tcPr>
          <w:p w14:paraId="1AD2A5FC" w14:textId="77777777" w:rsidR="00660A15" w:rsidRDefault="00953647">
            <w:pPr>
              <w:spacing w:before="40" w:line="252" w:lineRule="auto"/>
              <w:jc w:val="center"/>
            </w:pPr>
            <w:r>
              <w:rPr>
                <w:sz w:val="16"/>
              </w:rPr>
              <w:t>22.1113</w:t>
            </w:r>
          </w:p>
        </w:tc>
        <w:tc>
          <w:tcPr>
            <w:tcW w:w="1450" w:type="dxa"/>
            <w:shd w:val="clear" w:color="auto" w:fill="FFFFFF"/>
            <w:tcMar>
              <w:top w:w="80" w:type="dxa"/>
              <w:left w:w="80" w:type="dxa"/>
              <w:bottom w:w="80" w:type="dxa"/>
              <w:right w:w="80" w:type="dxa"/>
            </w:tcMar>
            <w:vAlign w:val="center"/>
          </w:tcPr>
          <w:p w14:paraId="1E3674D6" w14:textId="77777777" w:rsidR="00660A15" w:rsidRDefault="00953647">
            <w:pPr>
              <w:spacing w:before="40" w:line="252" w:lineRule="auto"/>
              <w:jc w:val="center"/>
            </w:pPr>
            <w:r>
              <w:rPr>
                <w:sz w:val="16"/>
              </w:rPr>
              <w:t>7.28</w:t>
            </w:r>
          </w:p>
        </w:tc>
        <w:tc>
          <w:tcPr>
            <w:tcW w:w="1450" w:type="dxa"/>
            <w:shd w:val="clear" w:color="auto" w:fill="FFFFFF"/>
            <w:tcMar>
              <w:top w:w="80" w:type="dxa"/>
              <w:left w:w="80" w:type="dxa"/>
              <w:bottom w:w="80" w:type="dxa"/>
              <w:right w:w="80" w:type="dxa"/>
            </w:tcMar>
            <w:vAlign w:val="center"/>
          </w:tcPr>
          <w:p w14:paraId="2A2D09BD" w14:textId="77777777" w:rsidR="00660A15" w:rsidRDefault="00953647">
            <w:pPr>
              <w:spacing w:before="40" w:line="252" w:lineRule="auto"/>
              <w:jc w:val="center"/>
            </w:pPr>
            <w:r>
              <w:rPr>
                <w:sz w:val="16"/>
              </w:rPr>
              <w:t>0.8157</w:t>
            </w:r>
          </w:p>
        </w:tc>
        <w:tc>
          <w:tcPr>
            <w:tcW w:w="1450" w:type="dxa"/>
            <w:shd w:val="clear" w:color="auto" w:fill="FFFFFF"/>
            <w:tcMar>
              <w:top w:w="80" w:type="dxa"/>
              <w:left w:w="80" w:type="dxa"/>
              <w:bottom w:w="80" w:type="dxa"/>
              <w:right w:w="80" w:type="dxa"/>
            </w:tcMar>
            <w:vAlign w:val="center"/>
          </w:tcPr>
          <w:p w14:paraId="1CDB62E4" w14:textId="77777777" w:rsidR="00660A15" w:rsidRDefault="00953647">
            <w:pPr>
              <w:spacing w:before="40" w:line="252" w:lineRule="auto"/>
              <w:jc w:val="center"/>
            </w:pPr>
            <w:r>
              <w:rPr>
                <w:sz w:val="16"/>
              </w:rPr>
              <w:t>57.88</w:t>
            </w:r>
          </w:p>
        </w:tc>
      </w:tr>
      <w:tr w:rsidR="00660A15" w14:paraId="40BC0DD8" w14:textId="77777777">
        <w:trPr>
          <w:cantSplit/>
          <w:jc w:val="center"/>
        </w:trPr>
        <w:tc>
          <w:tcPr>
            <w:tcW w:w="1450" w:type="dxa"/>
            <w:shd w:val="clear" w:color="auto" w:fill="FFFFFF"/>
            <w:tcMar>
              <w:top w:w="80" w:type="dxa"/>
              <w:left w:w="80" w:type="dxa"/>
              <w:bottom w:w="80" w:type="dxa"/>
              <w:right w:w="80" w:type="dxa"/>
            </w:tcMar>
            <w:vAlign w:val="center"/>
          </w:tcPr>
          <w:p w14:paraId="2FC981B2"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60815B8F"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5DA26B3E" w14:textId="77777777" w:rsidR="00660A15" w:rsidRDefault="00953647">
            <w:pPr>
              <w:spacing w:before="40" w:line="252" w:lineRule="auto"/>
              <w:jc w:val="center"/>
            </w:pPr>
            <w:r>
              <w:rPr>
                <w:sz w:val="16"/>
              </w:rPr>
              <w:t>11.7217</w:t>
            </w:r>
          </w:p>
        </w:tc>
        <w:tc>
          <w:tcPr>
            <w:tcW w:w="1450" w:type="dxa"/>
            <w:shd w:val="clear" w:color="auto" w:fill="FFFFFF"/>
            <w:tcMar>
              <w:top w:w="80" w:type="dxa"/>
              <w:left w:w="80" w:type="dxa"/>
              <w:bottom w:w="80" w:type="dxa"/>
              <w:right w:w="80" w:type="dxa"/>
            </w:tcMar>
            <w:vAlign w:val="center"/>
          </w:tcPr>
          <w:p w14:paraId="3AF911C0" w14:textId="77777777" w:rsidR="00660A15" w:rsidRDefault="00953647">
            <w:pPr>
              <w:spacing w:before="40" w:line="252" w:lineRule="auto"/>
              <w:jc w:val="center"/>
            </w:pPr>
            <w:r>
              <w:rPr>
                <w:sz w:val="16"/>
              </w:rPr>
              <w:t>23.1415</w:t>
            </w:r>
          </w:p>
        </w:tc>
        <w:tc>
          <w:tcPr>
            <w:tcW w:w="1450" w:type="dxa"/>
            <w:shd w:val="clear" w:color="auto" w:fill="FFFFFF"/>
            <w:tcMar>
              <w:top w:w="80" w:type="dxa"/>
              <w:left w:w="80" w:type="dxa"/>
              <w:bottom w:w="80" w:type="dxa"/>
              <w:right w:w="80" w:type="dxa"/>
            </w:tcMar>
            <w:vAlign w:val="center"/>
          </w:tcPr>
          <w:p w14:paraId="002ABFA1" w14:textId="77777777" w:rsidR="00660A15" w:rsidRDefault="00953647">
            <w:pPr>
              <w:spacing w:before="40" w:line="252" w:lineRule="auto"/>
              <w:jc w:val="center"/>
            </w:pPr>
            <w:r>
              <w:rPr>
                <w:sz w:val="16"/>
              </w:rPr>
              <w:t>7.70</w:t>
            </w:r>
          </w:p>
        </w:tc>
        <w:tc>
          <w:tcPr>
            <w:tcW w:w="1450" w:type="dxa"/>
            <w:shd w:val="clear" w:color="auto" w:fill="FFFFFF"/>
            <w:tcMar>
              <w:top w:w="80" w:type="dxa"/>
              <w:left w:w="80" w:type="dxa"/>
              <w:bottom w:w="80" w:type="dxa"/>
              <w:right w:w="80" w:type="dxa"/>
            </w:tcMar>
            <w:vAlign w:val="center"/>
          </w:tcPr>
          <w:p w14:paraId="030644E8" w14:textId="77777777" w:rsidR="00660A15" w:rsidRDefault="00953647">
            <w:pPr>
              <w:spacing w:before="40" w:line="252" w:lineRule="auto"/>
              <w:jc w:val="center"/>
            </w:pPr>
            <w:r>
              <w:rPr>
                <w:sz w:val="16"/>
              </w:rPr>
              <w:t>0.7981</w:t>
            </w:r>
          </w:p>
        </w:tc>
        <w:tc>
          <w:tcPr>
            <w:tcW w:w="1450" w:type="dxa"/>
            <w:shd w:val="clear" w:color="auto" w:fill="FFFFFF"/>
            <w:tcMar>
              <w:top w:w="80" w:type="dxa"/>
              <w:left w:w="80" w:type="dxa"/>
              <w:bottom w:w="80" w:type="dxa"/>
              <w:right w:w="80" w:type="dxa"/>
            </w:tcMar>
            <w:vAlign w:val="center"/>
          </w:tcPr>
          <w:p w14:paraId="228E1B5A" w14:textId="77777777" w:rsidR="00660A15" w:rsidRDefault="00953647">
            <w:pPr>
              <w:spacing w:before="40" w:line="252" w:lineRule="auto"/>
              <w:jc w:val="center"/>
            </w:pPr>
            <w:r>
              <w:rPr>
                <w:sz w:val="16"/>
              </w:rPr>
              <w:t>51.37</w:t>
            </w:r>
          </w:p>
        </w:tc>
      </w:tr>
      <w:tr w:rsidR="00660A15" w14:paraId="09FEE8E5" w14:textId="77777777">
        <w:trPr>
          <w:cantSplit/>
          <w:jc w:val="center"/>
        </w:trPr>
        <w:tc>
          <w:tcPr>
            <w:tcW w:w="1450" w:type="dxa"/>
            <w:shd w:val="clear" w:color="auto" w:fill="FFFFFF"/>
            <w:tcMar>
              <w:top w:w="80" w:type="dxa"/>
              <w:left w:w="80" w:type="dxa"/>
              <w:bottom w:w="80" w:type="dxa"/>
              <w:right w:w="80" w:type="dxa"/>
            </w:tcMar>
            <w:vAlign w:val="center"/>
          </w:tcPr>
          <w:p w14:paraId="096C0056"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0F558B68"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5FD1D60B" w14:textId="77777777" w:rsidR="00660A15" w:rsidRDefault="00953647">
            <w:pPr>
              <w:spacing w:before="40" w:line="252" w:lineRule="auto"/>
              <w:jc w:val="center"/>
            </w:pPr>
            <w:r>
              <w:rPr>
                <w:sz w:val="16"/>
              </w:rPr>
              <w:t>10.3087</w:t>
            </w:r>
          </w:p>
        </w:tc>
        <w:tc>
          <w:tcPr>
            <w:tcW w:w="1450" w:type="dxa"/>
            <w:shd w:val="clear" w:color="auto" w:fill="FFFFFF"/>
            <w:tcMar>
              <w:top w:w="80" w:type="dxa"/>
              <w:left w:w="80" w:type="dxa"/>
              <w:bottom w:w="80" w:type="dxa"/>
              <w:right w:w="80" w:type="dxa"/>
            </w:tcMar>
            <w:vAlign w:val="center"/>
          </w:tcPr>
          <w:p w14:paraId="100D45DB" w14:textId="77777777" w:rsidR="00660A15" w:rsidRDefault="00953647">
            <w:pPr>
              <w:spacing w:before="40" w:line="252" w:lineRule="auto"/>
              <w:jc w:val="center"/>
            </w:pPr>
            <w:r>
              <w:rPr>
                <w:sz w:val="16"/>
              </w:rPr>
              <w:t>20.3122</w:t>
            </w:r>
          </w:p>
        </w:tc>
        <w:tc>
          <w:tcPr>
            <w:tcW w:w="1450" w:type="dxa"/>
            <w:shd w:val="clear" w:color="auto" w:fill="FFFFFF"/>
            <w:tcMar>
              <w:top w:w="80" w:type="dxa"/>
              <w:left w:w="80" w:type="dxa"/>
              <w:bottom w:w="80" w:type="dxa"/>
              <w:right w:w="80" w:type="dxa"/>
            </w:tcMar>
            <w:vAlign w:val="center"/>
          </w:tcPr>
          <w:p w14:paraId="683D9E93" w14:textId="77777777" w:rsidR="00660A15" w:rsidRDefault="00953647">
            <w:pPr>
              <w:spacing w:before="40" w:line="252" w:lineRule="auto"/>
              <w:jc w:val="center"/>
            </w:pPr>
            <w:r>
              <w:rPr>
                <w:sz w:val="16"/>
              </w:rPr>
              <w:t>6.79</w:t>
            </w:r>
          </w:p>
        </w:tc>
        <w:tc>
          <w:tcPr>
            <w:tcW w:w="1450" w:type="dxa"/>
            <w:shd w:val="clear" w:color="auto" w:fill="FFFFFF"/>
            <w:tcMar>
              <w:top w:w="80" w:type="dxa"/>
              <w:left w:w="80" w:type="dxa"/>
              <w:bottom w:w="80" w:type="dxa"/>
              <w:right w:w="80" w:type="dxa"/>
            </w:tcMar>
            <w:vAlign w:val="center"/>
          </w:tcPr>
          <w:p w14:paraId="1EF95A33" w14:textId="77777777" w:rsidR="00660A15" w:rsidRDefault="00953647">
            <w:pPr>
              <w:spacing w:before="40" w:line="252" w:lineRule="auto"/>
              <w:jc w:val="center"/>
            </w:pPr>
            <w:r>
              <w:rPr>
                <w:sz w:val="16"/>
              </w:rPr>
              <w:t>0.8444</w:t>
            </w:r>
          </w:p>
        </w:tc>
        <w:tc>
          <w:tcPr>
            <w:tcW w:w="1450" w:type="dxa"/>
            <w:shd w:val="clear" w:color="auto" w:fill="FFFFFF"/>
            <w:tcMar>
              <w:top w:w="80" w:type="dxa"/>
              <w:left w:w="80" w:type="dxa"/>
              <w:bottom w:w="80" w:type="dxa"/>
              <w:right w:w="80" w:type="dxa"/>
            </w:tcMar>
            <w:vAlign w:val="center"/>
          </w:tcPr>
          <w:p w14:paraId="5F062679" w14:textId="77777777" w:rsidR="00660A15" w:rsidRDefault="00953647">
            <w:pPr>
              <w:spacing w:before="40" w:line="252" w:lineRule="auto"/>
              <w:jc w:val="center"/>
            </w:pPr>
            <w:r>
              <w:rPr>
                <w:sz w:val="16"/>
              </w:rPr>
              <w:t>47.26</w:t>
            </w:r>
          </w:p>
        </w:tc>
      </w:tr>
      <w:tr w:rsidR="00660A15" w14:paraId="0C1053D3" w14:textId="77777777">
        <w:trPr>
          <w:cantSplit/>
          <w:jc w:val="center"/>
        </w:trPr>
        <w:tc>
          <w:tcPr>
            <w:tcW w:w="1450" w:type="dxa"/>
            <w:shd w:val="clear" w:color="auto" w:fill="FFFFFF"/>
            <w:tcMar>
              <w:top w:w="80" w:type="dxa"/>
              <w:left w:w="80" w:type="dxa"/>
              <w:bottom w:w="80" w:type="dxa"/>
              <w:right w:w="80" w:type="dxa"/>
            </w:tcMar>
            <w:vAlign w:val="center"/>
          </w:tcPr>
          <w:p w14:paraId="1339531D" w14:textId="77777777" w:rsidR="00660A15" w:rsidRDefault="00953647">
            <w:pPr>
              <w:spacing w:before="40" w:line="252" w:lineRule="auto"/>
              <w:jc w:val="center"/>
            </w:pPr>
            <w:r>
              <w:rPr>
                <w:sz w:val="16"/>
              </w:rPr>
              <w:t>H7</w:t>
            </w:r>
          </w:p>
        </w:tc>
        <w:tc>
          <w:tcPr>
            <w:tcW w:w="1450" w:type="dxa"/>
            <w:shd w:val="clear" w:color="auto" w:fill="FFFFFF"/>
            <w:tcMar>
              <w:top w:w="80" w:type="dxa"/>
              <w:left w:w="80" w:type="dxa"/>
              <w:bottom w:w="80" w:type="dxa"/>
              <w:right w:w="80" w:type="dxa"/>
            </w:tcMar>
            <w:vAlign w:val="center"/>
          </w:tcPr>
          <w:p w14:paraId="193642AC"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51A890BB" w14:textId="77777777" w:rsidR="00660A15" w:rsidRDefault="00953647">
            <w:pPr>
              <w:spacing w:before="40" w:line="252" w:lineRule="auto"/>
              <w:jc w:val="center"/>
            </w:pPr>
            <w:r>
              <w:rPr>
                <w:sz w:val="16"/>
              </w:rPr>
              <w:t>11.4008</w:t>
            </w:r>
          </w:p>
        </w:tc>
        <w:tc>
          <w:tcPr>
            <w:tcW w:w="1450" w:type="dxa"/>
            <w:shd w:val="clear" w:color="auto" w:fill="FFFFFF"/>
            <w:tcMar>
              <w:top w:w="80" w:type="dxa"/>
              <w:left w:w="80" w:type="dxa"/>
              <w:bottom w:w="80" w:type="dxa"/>
              <w:right w:w="80" w:type="dxa"/>
            </w:tcMar>
            <w:vAlign w:val="center"/>
          </w:tcPr>
          <w:p w14:paraId="4AC54461" w14:textId="77777777" w:rsidR="00660A15" w:rsidRDefault="00953647">
            <w:pPr>
              <w:spacing w:before="40" w:line="252" w:lineRule="auto"/>
              <w:jc w:val="center"/>
            </w:pPr>
            <w:r>
              <w:rPr>
                <w:sz w:val="16"/>
              </w:rPr>
              <w:t>23.0828</w:t>
            </w:r>
          </w:p>
        </w:tc>
        <w:tc>
          <w:tcPr>
            <w:tcW w:w="1450" w:type="dxa"/>
            <w:shd w:val="clear" w:color="auto" w:fill="FFFFFF"/>
            <w:tcMar>
              <w:top w:w="80" w:type="dxa"/>
              <w:left w:w="80" w:type="dxa"/>
              <w:bottom w:w="80" w:type="dxa"/>
              <w:right w:w="80" w:type="dxa"/>
            </w:tcMar>
            <w:vAlign w:val="center"/>
          </w:tcPr>
          <w:p w14:paraId="0CDD0D0A" w14:textId="77777777" w:rsidR="00660A15" w:rsidRDefault="00953647">
            <w:pPr>
              <w:spacing w:before="40" w:line="252" w:lineRule="auto"/>
              <w:jc w:val="center"/>
            </w:pPr>
            <w:r>
              <w:rPr>
                <w:sz w:val="16"/>
              </w:rPr>
              <w:t>7.46</w:t>
            </w:r>
          </w:p>
        </w:tc>
        <w:tc>
          <w:tcPr>
            <w:tcW w:w="1450" w:type="dxa"/>
            <w:shd w:val="clear" w:color="auto" w:fill="FFFFFF"/>
            <w:tcMar>
              <w:top w:w="80" w:type="dxa"/>
              <w:left w:w="80" w:type="dxa"/>
              <w:bottom w:w="80" w:type="dxa"/>
              <w:right w:w="80" w:type="dxa"/>
            </w:tcMar>
            <w:vAlign w:val="center"/>
          </w:tcPr>
          <w:p w14:paraId="1749FD45" w14:textId="77777777" w:rsidR="00660A15" w:rsidRDefault="00953647">
            <w:pPr>
              <w:spacing w:before="40" w:line="252" w:lineRule="auto"/>
              <w:jc w:val="center"/>
            </w:pPr>
            <w:r>
              <w:rPr>
                <w:sz w:val="16"/>
              </w:rPr>
              <w:t>0.7991</w:t>
            </w:r>
          </w:p>
        </w:tc>
        <w:tc>
          <w:tcPr>
            <w:tcW w:w="1450" w:type="dxa"/>
            <w:shd w:val="clear" w:color="auto" w:fill="FFFFFF"/>
            <w:tcMar>
              <w:top w:w="80" w:type="dxa"/>
              <w:left w:w="80" w:type="dxa"/>
              <w:bottom w:w="80" w:type="dxa"/>
              <w:right w:w="80" w:type="dxa"/>
            </w:tcMar>
            <w:vAlign w:val="center"/>
          </w:tcPr>
          <w:p w14:paraId="0C86023B" w14:textId="77777777" w:rsidR="00660A15" w:rsidRDefault="00953647">
            <w:pPr>
              <w:spacing w:before="40" w:line="252" w:lineRule="auto"/>
              <w:jc w:val="center"/>
            </w:pPr>
            <w:r>
              <w:rPr>
                <w:sz w:val="16"/>
              </w:rPr>
              <w:t>54.79</w:t>
            </w:r>
          </w:p>
        </w:tc>
      </w:tr>
      <w:tr w:rsidR="00660A15" w14:paraId="14E2FBEB" w14:textId="77777777">
        <w:trPr>
          <w:cantSplit/>
          <w:jc w:val="center"/>
        </w:trPr>
        <w:tc>
          <w:tcPr>
            <w:tcW w:w="1450" w:type="dxa"/>
            <w:shd w:val="clear" w:color="auto" w:fill="FFFFFF"/>
            <w:tcMar>
              <w:top w:w="80" w:type="dxa"/>
              <w:left w:w="80" w:type="dxa"/>
              <w:bottom w:w="80" w:type="dxa"/>
              <w:right w:w="80" w:type="dxa"/>
            </w:tcMar>
            <w:vAlign w:val="center"/>
          </w:tcPr>
          <w:p w14:paraId="696C7694"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010DFD10"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10B1F481" w14:textId="77777777" w:rsidR="00660A15" w:rsidRDefault="00953647">
            <w:pPr>
              <w:spacing w:before="40" w:line="252" w:lineRule="auto"/>
              <w:jc w:val="center"/>
            </w:pPr>
            <w:r>
              <w:rPr>
                <w:sz w:val="16"/>
              </w:rPr>
              <w:t>9.1926</w:t>
            </w:r>
          </w:p>
        </w:tc>
        <w:tc>
          <w:tcPr>
            <w:tcW w:w="1450" w:type="dxa"/>
            <w:shd w:val="clear" w:color="auto" w:fill="FFFFFF"/>
            <w:tcMar>
              <w:top w:w="80" w:type="dxa"/>
              <w:left w:w="80" w:type="dxa"/>
              <w:bottom w:w="80" w:type="dxa"/>
              <w:right w:w="80" w:type="dxa"/>
            </w:tcMar>
            <w:vAlign w:val="center"/>
          </w:tcPr>
          <w:p w14:paraId="15FDBA5B" w14:textId="77777777" w:rsidR="00660A15" w:rsidRDefault="00953647">
            <w:pPr>
              <w:spacing w:before="40" w:line="252" w:lineRule="auto"/>
              <w:jc w:val="center"/>
            </w:pPr>
            <w:r>
              <w:rPr>
                <w:sz w:val="16"/>
              </w:rPr>
              <w:t>18.3690</w:t>
            </w:r>
          </w:p>
        </w:tc>
        <w:tc>
          <w:tcPr>
            <w:tcW w:w="1450" w:type="dxa"/>
            <w:shd w:val="clear" w:color="auto" w:fill="FFFFFF"/>
            <w:tcMar>
              <w:top w:w="80" w:type="dxa"/>
              <w:left w:w="80" w:type="dxa"/>
              <w:bottom w:w="80" w:type="dxa"/>
              <w:right w:w="80" w:type="dxa"/>
            </w:tcMar>
            <w:vAlign w:val="center"/>
          </w:tcPr>
          <w:p w14:paraId="41E2EA98" w14:textId="77777777" w:rsidR="00660A15" w:rsidRDefault="00953647">
            <w:pPr>
              <w:spacing w:before="40" w:line="252" w:lineRule="auto"/>
              <w:jc w:val="center"/>
            </w:pPr>
            <w:r>
              <w:rPr>
                <w:sz w:val="16"/>
              </w:rPr>
              <w:t>6.16</w:t>
            </w:r>
          </w:p>
        </w:tc>
        <w:tc>
          <w:tcPr>
            <w:tcW w:w="1450" w:type="dxa"/>
            <w:shd w:val="clear" w:color="auto" w:fill="FFFFFF"/>
            <w:tcMar>
              <w:top w:w="80" w:type="dxa"/>
              <w:left w:w="80" w:type="dxa"/>
              <w:bottom w:w="80" w:type="dxa"/>
              <w:right w:w="80" w:type="dxa"/>
            </w:tcMar>
            <w:vAlign w:val="center"/>
          </w:tcPr>
          <w:p w14:paraId="394EADE3" w14:textId="77777777" w:rsidR="00660A15" w:rsidRDefault="00953647">
            <w:pPr>
              <w:spacing w:before="40" w:line="252" w:lineRule="auto"/>
              <w:jc w:val="center"/>
            </w:pPr>
            <w:r>
              <w:rPr>
                <w:sz w:val="16"/>
              </w:rPr>
              <w:t>0.8433</w:t>
            </w:r>
          </w:p>
        </w:tc>
        <w:tc>
          <w:tcPr>
            <w:tcW w:w="1450" w:type="dxa"/>
            <w:shd w:val="clear" w:color="auto" w:fill="FFFFFF"/>
            <w:tcMar>
              <w:top w:w="80" w:type="dxa"/>
              <w:left w:w="80" w:type="dxa"/>
              <w:bottom w:w="80" w:type="dxa"/>
              <w:right w:w="80" w:type="dxa"/>
            </w:tcMar>
            <w:vAlign w:val="center"/>
          </w:tcPr>
          <w:p w14:paraId="1A71A566" w14:textId="77777777" w:rsidR="00660A15" w:rsidRDefault="00953647">
            <w:pPr>
              <w:spacing w:before="40" w:line="252" w:lineRule="auto"/>
              <w:jc w:val="center"/>
            </w:pPr>
            <w:r>
              <w:rPr>
                <w:sz w:val="16"/>
              </w:rPr>
              <w:t>32.29</w:t>
            </w:r>
          </w:p>
        </w:tc>
      </w:tr>
      <w:tr w:rsidR="00660A15" w14:paraId="5B214023" w14:textId="77777777">
        <w:trPr>
          <w:cantSplit/>
          <w:jc w:val="center"/>
        </w:trPr>
        <w:tc>
          <w:tcPr>
            <w:tcW w:w="1450" w:type="dxa"/>
            <w:shd w:val="clear" w:color="auto" w:fill="FFFFFF"/>
            <w:tcMar>
              <w:top w:w="80" w:type="dxa"/>
              <w:left w:w="80" w:type="dxa"/>
              <w:bottom w:w="80" w:type="dxa"/>
              <w:right w:w="80" w:type="dxa"/>
            </w:tcMar>
            <w:vAlign w:val="center"/>
          </w:tcPr>
          <w:p w14:paraId="62E7333F"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5AA5DFA9"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28824630" w14:textId="77777777" w:rsidR="00660A15" w:rsidRDefault="00953647">
            <w:pPr>
              <w:spacing w:before="40" w:line="252" w:lineRule="auto"/>
              <w:jc w:val="center"/>
            </w:pPr>
            <w:r>
              <w:rPr>
                <w:sz w:val="16"/>
              </w:rPr>
              <w:t>9.7691</w:t>
            </w:r>
          </w:p>
        </w:tc>
        <w:tc>
          <w:tcPr>
            <w:tcW w:w="1450" w:type="dxa"/>
            <w:shd w:val="clear" w:color="auto" w:fill="FFFFFF"/>
            <w:tcMar>
              <w:top w:w="80" w:type="dxa"/>
              <w:left w:w="80" w:type="dxa"/>
              <w:bottom w:w="80" w:type="dxa"/>
              <w:right w:w="80" w:type="dxa"/>
            </w:tcMar>
            <w:vAlign w:val="center"/>
          </w:tcPr>
          <w:p w14:paraId="28CB7994" w14:textId="77777777" w:rsidR="00660A15" w:rsidRDefault="00953647">
            <w:pPr>
              <w:spacing w:before="40" w:line="252" w:lineRule="auto"/>
              <w:jc w:val="center"/>
            </w:pPr>
            <w:r>
              <w:rPr>
                <w:sz w:val="16"/>
              </w:rPr>
              <w:t>19.9689</w:t>
            </w:r>
          </w:p>
        </w:tc>
        <w:tc>
          <w:tcPr>
            <w:tcW w:w="1450" w:type="dxa"/>
            <w:shd w:val="clear" w:color="auto" w:fill="FFFFFF"/>
            <w:tcMar>
              <w:top w:w="80" w:type="dxa"/>
              <w:left w:w="80" w:type="dxa"/>
              <w:bottom w:w="80" w:type="dxa"/>
              <w:right w:w="80" w:type="dxa"/>
            </w:tcMar>
            <w:vAlign w:val="center"/>
          </w:tcPr>
          <w:p w14:paraId="2103E9F3" w14:textId="77777777" w:rsidR="00660A15" w:rsidRDefault="00953647">
            <w:pPr>
              <w:spacing w:before="40" w:line="252" w:lineRule="auto"/>
              <w:jc w:val="center"/>
            </w:pPr>
            <w:r>
              <w:rPr>
                <w:sz w:val="16"/>
              </w:rPr>
              <w:t>6.54</w:t>
            </w:r>
          </w:p>
        </w:tc>
        <w:tc>
          <w:tcPr>
            <w:tcW w:w="1450" w:type="dxa"/>
            <w:shd w:val="clear" w:color="auto" w:fill="FFFFFF"/>
            <w:tcMar>
              <w:top w:w="80" w:type="dxa"/>
              <w:left w:w="80" w:type="dxa"/>
              <w:bottom w:w="80" w:type="dxa"/>
              <w:right w:w="80" w:type="dxa"/>
            </w:tcMar>
            <w:vAlign w:val="center"/>
          </w:tcPr>
          <w:p w14:paraId="2E32D82F" w14:textId="77777777" w:rsidR="00660A15" w:rsidRDefault="00953647">
            <w:pPr>
              <w:spacing w:before="40" w:line="252" w:lineRule="auto"/>
              <w:jc w:val="center"/>
            </w:pPr>
            <w:r>
              <w:rPr>
                <w:sz w:val="16"/>
              </w:rPr>
              <w:t>0.8145</w:t>
            </w:r>
          </w:p>
        </w:tc>
        <w:tc>
          <w:tcPr>
            <w:tcW w:w="1450" w:type="dxa"/>
            <w:shd w:val="clear" w:color="auto" w:fill="FFFFFF"/>
            <w:tcMar>
              <w:top w:w="80" w:type="dxa"/>
              <w:left w:w="80" w:type="dxa"/>
              <w:bottom w:w="80" w:type="dxa"/>
              <w:right w:w="80" w:type="dxa"/>
            </w:tcMar>
            <w:vAlign w:val="center"/>
          </w:tcPr>
          <w:p w14:paraId="6F9C52CC" w14:textId="77777777" w:rsidR="00660A15" w:rsidRDefault="00953647">
            <w:pPr>
              <w:spacing w:before="40" w:line="252" w:lineRule="auto"/>
              <w:jc w:val="center"/>
            </w:pPr>
            <w:r>
              <w:rPr>
                <w:sz w:val="16"/>
              </w:rPr>
              <w:t>47.30</w:t>
            </w:r>
          </w:p>
        </w:tc>
      </w:tr>
      <w:tr w:rsidR="00660A15" w14:paraId="34FB32EB" w14:textId="77777777">
        <w:trPr>
          <w:cantSplit/>
          <w:jc w:val="center"/>
        </w:trPr>
        <w:tc>
          <w:tcPr>
            <w:tcW w:w="1450" w:type="dxa"/>
            <w:shd w:val="clear" w:color="auto" w:fill="FFFFFF"/>
            <w:tcMar>
              <w:top w:w="80" w:type="dxa"/>
              <w:left w:w="80" w:type="dxa"/>
              <w:bottom w:w="80" w:type="dxa"/>
              <w:right w:w="80" w:type="dxa"/>
            </w:tcMar>
            <w:vAlign w:val="center"/>
          </w:tcPr>
          <w:p w14:paraId="25A66B70"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7C7470AA"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1A1326D1" w14:textId="77777777" w:rsidR="00660A15" w:rsidRDefault="00953647">
            <w:pPr>
              <w:spacing w:before="40" w:line="252" w:lineRule="auto"/>
              <w:jc w:val="center"/>
            </w:pPr>
            <w:r>
              <w:rPr>
                <w:sz w:val="16"/>
              </w:rPr>
              <w:t>9.8507</w:t>
            </w:r>
          </w:p>
        </w:tc>
        <w:tc>
          <w:tcPr>
            <w:tcW w:w="1450" w:type="dxa"/>
            <w:shd w:val="clear" w:color="auto" w:fill="FFFFFF"/>
            <w:tcMar>
              <w:top w:w="80" w:type="dxa"/>
              <w:left w:w="80" w:type="dxa"/>
              <w:bottom w:w="80" w:type="dxa"/>
              <w:right w:w="80" w:type="dxa"/>
            </w:tcMar>
            <w:vAlign w:val="center"/>
          </w:tcPr>
          <w:p w14:paraId="6BC4D98B" w14:textId="77777777" w:rsidR="00660A15" w:rsidRDefault="00953647">
            <w:pPr>
              <w:spacing w:before="40" w:line="252" w:lineRule="auto"/>
              <w:jc w:val="center"/>
            </w:pPr>
            <w:r>
              <w:rPr>
                <w:sz w:val="16"/>
              </w:rPr>
              <w:t>20.6902</w:t>
            </w:r>
          </w:p>
        </w:tc>
        <w:tc>
          <w:tcPr>
            <w:tcW w:w="1450" w:type="dxa"/>
            <w:shd w:val="clear" w:color="auto" w:fill="FFFFFF"/>
            <w:tcMar>
              <w:top w:w="80" w:type="dxa"/>
              <w:left w:w="80" w:type="dxa"/>
              <w:bottom w:w="80" w:type="dxa"/>
              <w:right w:w="80" w:type="dxa"/>
            </w:tcMar>
            <w:vAlign w:val="center"/>
          </w:tcPr>
          <w:p w14:paraId="79DA9D7B" w14:textId="77777777" w:rsidR="00660A15" w:rsidRDefault="00953647">
            <w:pPr>
              <w:spacing w:before="40" w:line="252" w:lineRule="auto"/>
              <w:jc w:val="center"/>
            </w:pPr>
            <w:r>
              <w:rPr>
                <w:sz w:val="16"/>
              </w:rPr>
              <w:t>6.55</w:t>
            </w:r>
          </w:p>
        </w:tc>
        <w:tc>
          <w:tcPr>
            <w:tcW w:w="1450" w:type="dxa"/>
            <w:shd w:val="clear" w:color="auto" w:fill="FFFFFF"/>
            <w:tcMar>
              <w:top w:w="80" w:type="dxa"/>
              <w:left w:w="80" w:type="dxa"/>
              <w:bottom w:w="80" w:type="dxa"/>
              <w:right w:w="80" w:type="dxa"/>
            </w:tcMar>
            <w:vAlign w:val="center"/>
          </w:tcPr>
          <w:p w14:paraId="52D87EC7" w14:textId="77777777" w:rsidR="00660A15" w:rsidRDefault="00953647">
            <w:pPr>
              <w:spacing w:before="40" w:line="252" w:lineRule="auto"/>
              <w:jc w:val="center"/>
            </w:pPr>
            <w:r>
              <w:rPr>
                <w:sz w:val="16"/>
              </w:rPr>
              <w:t>0.8008</w:t>
            </w:r>
          </w:p>
        </w:tc>
        <w:tc>
          <w:tcPr>
            <w:tcW w:w="1450" w:type="dxa"/>
            <w:shd w:val="clear" w:color="auto" w:fill="FFFFFF"/>
            <w:tcMar>
              <w:top w:w="80" w:type="dxa"/>
              <w:left w:w="80" w:type="dxa"/>
              <w:bottom w:w="80" w:type="dxa"/>
              <w:right w:w="80" w:type="dxa"/>
            </w:tcMar>
            <w:vAlign w:val="center"/>
          </w:tcPr>
          <w:p w14:paraId="56848550" w14:textId="77777777" w:rsidR="00660A15" w:rsidRDefault="00953647">
            <w:pPr>
              <w:spacing w:before="40" w:line="252" w:lineRule="auto"/>
              <w:jc w:val="center"/>
            </w:pPr>
            <w:r>
              <w:rPr>
                <w:sz w:val="16"/>
              </w:rPr>
              <w:t>47.43</w:t>
            </w:r>
          </w:p>
        </w:tc>
      </w:tr>
      <w:tr w:rsidR="00660A15" w14:paraId="05F1905B" w14:textId="77777777">
        <w:trPr>
          <w:cantSplit/>
          <w:jc w:val="center"/>
        </w:trPr>
        <w:tc>
          <w:tcPr>
            <w:tcW w:w="1450" w:type="dxa"/>
            <w:shd w:val="clear" w:color="auto" w:fill="FFFFFF"/>
            <w:tcMar>
              <w:top w:w="80" w:type="dxa"/>
              <w:left w:w="80" w:type="dxa"/>
              <w:bottom w:w="80" w:type="dxa"/>
              <w:right w:w="80" w:type="dxa"/>
            </w:tcMar>
            <w:vAlign w:val="center"/>
          </w:tcPr>
          <w:p w14:paraId="23DD2795"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76443A2B"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327888EB" w14:textId="77777777" w:rsidR="00660A15" w:rsidRDefault="00953647">
            <w:pPr>
              <w:spacing w:before="40" w:line="252" w:lineRule="auto"/>
              <w:jc w:val="center"/>
            </w:pPr>
            <w:r>
              <w:rPr>
                <w:sz w:val="16"/>
              </w:rPr>
              <w:t>9.6920</w:t>
            </w:r>
          </w:p>
        </w:tc>
        <w:tc>
          <w:tcPr>
            <w:tcW w:w="1450" w:type="dxa"/>
            <w:shd w:val="clear" w:color="auto" w:fill="FFFFFF"/>
            <w:tcMar>
              <w:top w:w="80" w:type="dxa"/>
              <w:left w:w="80" w:type="dxa"/>
              <w:bottom w:w="80" w:type="dxa"/>
              <w:right w:w="80" w:type="dxa"/>
            </w:tcMar>
            <w:vAlign w:val="center"/>
          </w:tcPr>
          <w:p w14:paraId="55297E9B" w14:textId="77777777" w:rsidR="00660A15" w:rsidRDefault="00953647">
            <w:pPr>
              <w:spacing w:before="40" w:line="252" w:lineRule="auto"/>
              <w:jc w:val="center"/>
            </w:pPr>
            <w:r>
              <w:rPr>
                <w:sz w:val="16"/>
              </w:rPr>
              <w:t>19.9194</w:t>
            </w:r>
          </w:p>
        </w:tc>
        <w:tc>
          <w:tcPr>
            <w:tcW w:w="1450" w:type="dxa"/>
            <w:shd w:val="clear" w:color="auto" w:fill="FFFFFF"/>
            <w:tcMar>
              <w:top w:w="80" w:type="dxa"/>
              <w:left w:w="80" w:type="dxa"/>
              <w:bottom w:w="80" w:type="dxa"/>
              <w:right w:w="80" w:type="dxa"/>
            </w:tcMar>
            <w:vAlign w:val="center"/>
          </w:tcPr>
          <w:p w14:paraId="33EAD4FB" w14:textId="77777777" w:rsidR="00660A15" w:rsidRDefault="00953647">
            <w:pPr>
              <w:spacing w:before="40" w:line="252" w:lineRule="auto"/>
              <w:jc w:val="center"/>
            </w:pPr>
            <w:r>
              <w:rPr>
                <w:sz w:val="16"/>
              </w:rPr>
              <w:t>6.57</w:t>
            </w:r>
          </w:p>
        </w:tc>
        <w:tc>
          <w:tcPr>
            <w:tcW w:w="1450" w:type="dxa"/>
            <w:shd w:val="clear" w:color="auto" w:fill="FFFFFF"/>
            <w:tcMar>
              <w:top w:w="80" w:type="dxa"/>
              <w:left w:w="80" w:type="dxa"/>
              <w:bottom w:w="80" w:type="dxa"/>
              <w:right w:w="80" w:type="dxa"/>
            </w:tcMar>
            <w:vAlign w:val="center"/>
          </w:tcPr>
          <w:p w14:paraId="52F95E66" w14:textId="77777777" w:rsidR="00660A15" w:rsidRDefault="00953647">
            <w:pPr>
              <w:spacing w:before="40" w:line="252" w:lineRule="auto"/>
              <w:jc w:val="center"/>
            </w:pPr>
            <w:r>
              <w:rPr>
                <w:sz w:val="16"/>
              </w:rPr>
              <w:t>0.8154</w:t>
            </w:r>
          </w:p>
        </w:tc>
        <w:tc>
          <w:tcPr>
            <w:tcW w:w="1450" w:type="dxa"/>
            <w:shd w:val="clear" w:color="auto" w:fill="FFFFFF"/>
            <w:tcMar>
              <w:top w:w="80" w:type="dxa"/>
              <w:left w:w="80" w:type="dxa"/>
              <w:bottom w:w="80" w:type="dxa"/>
              <w:right w:w="80" w:type="dxa"/>
            </w:tcMar>
            <w:vAlign w:val="center"/>
          </w:tcPr>
          <w:p w14:paraId="43A75841" w14:textId="77777777" w:rsidR="00660A15" w:rsidRDefault="00953647">
            <w:pPr>
              <w:spacing w:before="40" w:line="252" w:lineRule="auto"/>
              <w:jc w:val="center"/>
            </w:pPr>
            <w:r>
              <w:rPr>
                <w:sz w:val="16"/>
              </w:rPr>
              <w:t>47.04</w:t>
            </w:r>
          </w:p>
        </w:tc>
      </w:tr>
      <w:tr w:rsidR="00660A15" w14:paraId="2F432360" w14:textId="77777777">
        <w:trPr>
          <w:cantSplit/>
          <w:jc w:val="center"/>
        </w:trPr>
        <w:tc>
          <w:tcPr>
            <w:tcW w:w="1450" w:type="dxa"/>
            <w:shd w:val="clear" w:color="auto" w:fill="FFFFFF"/>
            <w:tcMar>
              <w:top w:w="80" w:type="dxa"/>
              <w:left w:w="80" w:type="dxa"/>
              <w:bottom w:w="80" w:type="dxa"/>
              <w:right w:w="80" w:type="dxa"/>
            </w:tcMar>
            <w:vAlign w:val="center"/>
          </w:tcPr>
          <w:p w14:paraId="1F3BA543" w14:textId="77777777" w:rsidR="00660A15" w:rsidRDefault="00953647">
            <w:pPr>
              <w:spacing w:before="40" w:line="252" w:lineRule="auto"/>
              <w:jc w:val="center"/>
            </w:pPr>
            <w:r>
              <w:rPr>
                <w:sz w:val="16"/>
              </w:rPr>
              <w:t>H10</w:t>
            </w:r>
          </w:p>
        </w:tc>
        <w:tc>
          <w:tcPr>
            <w:tcW w:w="1450" w:type="dxa"/>
            <w:shd w:val="clear" w:color="auto" w:fill="FFFFFF"/>
            <w:tcMar>
              <w:top w:w="80" w:type="dxa"/>
              <w:left w:w="80" w:type="dxa"/>
              <w:bottom w:w="80" w:type="dxa"/>
              <w:right w:w="80" w:type="dxa"/>
            </w:tcMar>
            <w:vAlign w:val="center"/>
          </w:tcPr>
          <w:p w14:paraId="4E3FC9A4"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00276B4E" w14:textId="77777777" w:rsidR="00660A15" w:rsidRDefault="00953647">
            <w:pPr>
              <w:spacing w:before="40" w:line="252" w:lineRule="auto"/>
              <w:jc w:val="center"/>
            </w:pPr>
            <w:r>
              <w:rPr>
                <w:sz w:val="16"/>
              </w:rPr>
              <w:t>9.8931</w:t>
            </w:r>
          </w:p>
        </w:tc>
        <w:tc>
          <w:tcPr>
            <w:tcW w:w="1450" w:type="dxa"/>
            <w:shd w:val="clear" w:color="auto" w:fill="FFFFFF"/>
            <w:tcMar>
              <w:top w:w="80" w:type="dxa"/>
              <w:left w:w="80" w:type="dxa"/>
              <w:bottom w:w="80" w:type="dxa"/>
              <w:right w:w="80" w:type="dxa"/>
            </w:tcMar>
            <w:vAlign w:val="center"/>
          </w:tcPr>
          <w:p w14:paraId="034C30D5" w14:textId="77777777" w:rsidR="00660A15" w:rsidRDefault="00953647">
            <w:pPr>
              <w:spacing w:before="40" w:line="252" w:lineRule="auto"/>
              <w:jc w:val="center"/>
            </w:pPr>
            <w:r>
              <w:rPr>
                <w:sz w:val="16"/>
              </w:rPr>
              <w:t>20.9276</w:t>
            </w:r>
          </w:p>
        </w:tc>
        <w:tc>
          <w:tcPr>
            <w:tcW w:w="1450" w:type="dxa"/>
            <w:shd w:val="clear" w:color="auto" w:fill="FFFFFF"/>
            <w:tcMar>
              <w:top w:w="80" w:type="dxa"/>
              <w:left w:w="80" w:type="dxa"/>
              <w:bottom w:w="80" w:type="dxa"/>
              <w:right w:w="80" w:type="dxa"/>
            </w:tcMar>
            <w:vAlign w:val="center"/>
          </w:tcPr>
          <w:p w14:paraId="1CFA1647" w14:textId="77777777" w:rsidR="00660A15" w:rsidRDefault="00953647">
            <w:pPr>
              <w:spacing w:before="40" w:line="252" w:lineRule="auto"/>
              <w:jc w:val="center"/>
            </w:pPr>
            <w:r>
              <w:rPr>
                <w:sz w:val="16"/>
              </w:rPr>
              <w:t>6.54</w:t>
            </w:r>
          </w:p>
        </w:tc>
        <w:tc>
          <w:tcPr>
            <w:tcW w:w="1450" w:type="dxa"/>
            <w:shd w:val="clear" w:color="auto" w:fill="FFFFFF"/>
            <w:tcMar>
              <w:top w:w="80" w:type="dxa"/>
              <w:left w:w="80" w:type="dxa"/>
              <w:bottom w:w="80" w:type="dxa"/>
              <w:right w:w="80" w:type="dxa"/>
            </w:tcMar>
            <w:vAlign w:val="center"/>
          </w:tcPr>
          <w:p w14:paraId="41355ACD" w14:textId="77777777" w:rsidR="00660A15" w:rsidRDefault="00953647">
            <w:pPr>
              <w:spacing w:before="40" w:line="252" w:lineRule="auto"/>
              <w:jc w:val="center"/>
            </w:pPr>
            <w:r>
              <w:rPr>
                <w:sz w:val="16"/>
              </w:rPr>
              <w:t>0.7962</w:t>
            </w:r>
          </w:p>
        </w:tc>
        <w:tc>
          <w:tcPr>
            <w:tcW w:w="1450" w:type="dxa"/>
            <w:shd w:val="clear" w:color="auto" w:fill="FFFFFF"/>
            <w:tcMar>
              <w:top w:w="80" w:type="dxa"/>
              <w:left w:w="80" w:type="dxa"/>
              <w:bottom w:w="80" w:type="dxa"/>
              <w:right w:w="80" w:type="dxa"/>
            </w:tcMar>
            <w:vAlign w:val="center"/>
          </w:tcPr>
          <w:p w14:paraId="36E94D31" w14:textId="77777777" w:rsidR="00660A15" w:rsidRDefault="00953647">
            <w:pPr>
              <w:spacing w:before="40" w:line="252" w:lineRule="auto"/>
              <w:jc w:val="center"/>
            </w:pPr>
            <w:r>
              <w:rPr>
                <w:sz w:val="16"/>
              </w:rPr>
              <w:t>48.71</w:t>
            </w:r>
          </w:p>
        </w:tc>
      </w:tr>
      <w:tr w:rsidR="00660A15" w14:paraId="4713E32D" w14:textId="77777777">
        <w:trPr>
          <w:cantSplit/>
          <w:jc w:val="center"/>
        </w:trPr>
        <w:tc>
          <w:tcPr>
            <w:tcW w:w="1450" w:type="dxa"/>
            <w:shd w:val="clear" w:color="auto" w:fill="FFFFFF"/>
            <w:tcMar>
              <w:top w:w="80" w:type="dxa"/>
              <w:left w:w="80" w:type="dxa"/>
              <w:bottom w:w="80" w:type="dxa"/>
              <w:right w:w="80" w:type="dxa"/>
            </w:tcMar>
            <w:vAlign w:val="center"/>
          </w:tcPr>
          <w:p w14:paraId="3DB0D3CC" w14:textId="77777777" w:rsidR="00660A15" w:rsidRDefault="00953647">
            <w:pPr>
              <w:spacing w:before="40" w:line="252" w:lineRule="auto"/>
              <w:jc w:val="center"/>
            </w:pPr>
            <w:r>
              <w:rPr>
                <w:sz w:val="16"/>
              </w:rPr>
              <w:lastRenderedPageBreak/>
              <w:t>H10</w:t>
            </w:r>
          </w:p>
        </w:tc>
        <w:tc>
          <w:tcPr>
            <w:tcW w:w="1450" w:type="dxa"/>
            <w:shd w:val="clear" w:color="auto" w:fill="FFFFFF"/>
            <w:tcMar>
              <w:top w:w="80" w:type="dxa"/>
              <w:left w:w="80" w:type="dxa"/>
              <w:bottom w:w="80" w:type="dxa"/>
              <w:right w:w="80" w:type="dxa"/>
            </w:tcMar>
            <w:vAlign w:val="center"/>
          </w:tcPr>
          <w:p w14:paraId="43B9FC3F"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510ECD22" w14:textId="77777777" w:rsidR="00660A15" w:rsidRDefault="00953647">
            <w:pPr>
              <w:spacing w:before="40" w:line="252" w:lineRule="auto"/>
              <w:jc w:val="center"/>
            </w:pPr>
            <w:r>
              <w:rPr>
                <w:sz w:val="16"/>
              </w:rPr>
              <w:t>9.7097</w:t>
            </w:r>
          </w:p>
        </w:tc>
        <w:tc>
          <w:tcPr>
            <w:tcW w:w="1450" w:type="dxa"/>
            <w:shd w:val="clear" w:color="auto" w:fill="FFFFFF"/>
            <w:tcMar>
              <w:top w:w="80" w:type="dxa"/>
              <w:left w:w="80" w:type="dxa"/>
              <w:bottom w:w="80" w:type="dxa"/>
              <w:right w:w="80" w:type="dxa"/>
            </w:tcMar>
            <w:vAlign w:val="center"/>
          </w:tcPr>
          <w:p w14:paraId="3FE07FCC" w14:textId="77777777" w:rsidR="00660A15" w:rsidRDefault="00953647">
            <w:pPr>
              <w:spacing w:before="40" w:line="252" w:lineRule="auto"/>
              <w:jc w:val="center"/>
            </w:pPr>
            <w:r>
              <w:rPr>
                <w:sz w:val="16"/>
              </w:rPr>
              <w:t>19.8244</w:t>
            </w:r>
          </w:p>
        </w:tc>
        <w:tc>
          <w:tcPr>
            <w:tcW w:w="1450" w:type="dxa"/>
            <w:shd w:val="clear" w:color="auto" w:fill="FFFFFF"/>
            <w:tcMar>
              <w:top w:w="80" w:type="dxa"/>
              <w:left w:w="80" w:type="dxa"/>
              <w:bottom w:w="80" w:type="dxa"/>
              <w:right w:w="80" w:type="dxa"/>
            </w:tcMar>
            <w:vAlign w:val="center"/>
          </w:tcPr>
          <w:p w14:paraId="229384E9" w14:textId="77777777" w:rsidR="00660A15" w:rsidRDefault="00953647">
            <w:pPr>
              <w:spacing w:before="40" w:line="252" w:lineRule="auto"/>
              <w:jc w:val="center"/>
            </w:pPr>
            <w:r>
              <w:rPr>
                <w:sz w:val="16"/>
              </w:rPr>
              <w:t>6.52</w:t>
            </w:r>
          </w:p>
        </w:tc>
        <w:tc>
          <w:tcPr>
            <w:tcW w:w="1450" w:type="dxa"/>
            <w:shd w:val="clear" w:color="auto" w:fill="FFFFFF"/>
            <w:tcMar>
              <w:top w:w="80" w:type="dxa"/>
              <w:left w:w="80" w:type="dxa"/>
              <w:bottom w:w="80" w:type="dxa"/>
              <w:right w:w="80" w:type="dxa"/>
            </w:tcMar>
            <w:vAlign w:val="center"/>
          </w:tcPr>
          <w:p w14:paraId="105EA348" w14:textId="77777777" w:rsidR="00660A15" w:rsidRDefault="00953647">
            <w:pPr>
              <w:spacing w:before="40" w:line="252" w:lineRule="auto"/>
              <w:jc w:val="center"/>
            </w:pPr>
            <w:r>
              <w:rPr>
                <w:sz w:val="16"/>
              </w:rPr>
              <w:t>0.8171</w:t>
            </w:r>
          </w:p>
        </w:tc>
        <w:tc>
          <w:tcPr>
            <w:tcW w:w="1450" w:type="dxa"/>
            <w:shd w:val="clear" w:color="auto" w:fill="FFFFFF"/>
            <w:tcMar>
              <w:top w:w="80" w:type="dxa"/>
              <w:left w:w="80" w:type="dxa"/>
              <w:bottom w:w="80" w:type="dxa"/>
              <w:right w:w="80" w:type="dxa"/>
            </w:tcMar>
            <w:vAlign w:val="center"/>
          </w:tcPr>
          <w:p w14:paraId="19AAC352" w14:textId="77777777" w:rsidR="00660A15" w:rsidRDefault="00953647">
            <w:pPr>
              <w:spacing w:before="40" w:line="252" w:lineRule="auto"/>
              <w:jc w:val="center"/>
            </w:pPr>
            <w:r>
              <w:rPr>
                <w:sz w:val="16"/>
              </w:rPr>
              <w:t>46.53</w:t>
            </w:r>
          </w:p>
        </w:tc>
      </w:tr>
      <w:tr w:rsidR="00660A15" w14:paraId="5B0FE55D" w14:textId="77777777">
        <w:trPr>
          <w:cantSplit/>
          <w:jc w:val="center"/>
        </w:trPr>
        <w:tc>
          <w:tcPr>
            <w:tcW w:w="1450" w:type="dxa"/>
            <w:shd w:val="clear" w:color="auto" w:fill="FFFFFF"/>
            <w:tcMar>
              <w:top w:w="80" w:type="dxa"/>
              <w:left w:w="80" w:type="dxa"/>
              <w:bottom w:w="80" w:type="dxa"/>
              <w:right w:w="80" w:type="dxa"/>
            </w:tcMar>
            <w:vAlign w:val="center"/>
          </w:tcPr>
          <w:p w14:paraId="60FF0CA3"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3394BA82"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6BC3D947" w14:textId="77777777" w:rsidR="00660A15" w:rsidRDefault="00953647">
            <w:pPr>
              <w:spacing w:before="40" w:line="252" w:lineRule="auto"/>
              <w:jc w:val="center"/>
            </w:pPr>
            <w:r>
              <w:rPr>
                <w:sz w:val="16"/>
              </w:rPr>
              <w:t>9.4562</w:t>
            </w:r>
          </w:p>
        </w:tc>
        <w:tc>
          <w:tcPr>
            <w:tcW w:w="1450" w:type="dxa"/>
            <w:shd w:val="clear" w:color="auto" w:fill="FFFFFF"/>
            <w:tcMar>
              <w:top w:w="80" w:type="dxa"/>
              <w:left w:w="80" w:type="dxa"/>
              <w:bottom w:w="80" w:type="dxa"/>
              <w:right w:w="80" w:type="dxa"/>
            </w:tcMar>
            <w:vAlign w:val="center"/>
          </w:tcPr>
          <w:p w14:paraId="537360A5" w14:textId="77777777" w:rsidR="00660A15" w:rsidRDefault="00953647">
            <w:pPr>
              <w:spacing w:before="40" w:line="252" w:lineRule="auto"/>
              <w:jc w:val="center"/>
            </w:pPr>
            <w:r>
              <w:rPr>
                <w:sz w:val="16"/>
              </w:rPr>
              <w:t>20.7135</w:t>
            </w:r>
          </w:p>
        </w:tc>
        <w:tc>
          <w:tcPr>
            <w:tcW w:w="1450" w:type="dxa"/>
            <w:shd w:val="clear" w:color="auto" w:fill="FFFFFF"/>
            <w:tcMar>
              <w:top w:w="80" w:type="dxa"/>
              <w:left w:w="80" w:type="dxa"/>
              <w:bottom w:w="80" w:type="dxa"/>
              <w:right w:w="80" w:type="dxa"/>
            </w:tcMar>
            <w:vAlign w:val="center"/>
          </w:tcPr>
          <w:p w14:paraId="0C4F6A7E" w14:textId="77777777" w:rsidR="00660A15" w:rsidRDefault="00953647">
            <w:pPr>
              <w:spacing w:before="40" w:line="252" w:lineRule="auto"/>
              <w:jc w:val="center"/>
            </w:pPr>
            <w:r>
              <w:rPr>
                <w:sz w:val="16"/>
              </w:rPr>
              <w:t>6.85</w:t>
            </w:r>
          </w:p>
        </w:tc>
        <w:tc>
          <w:tcPr>
            <w:tcW w:w="1450" w:type="dxa"/>
            <w:shd w:val="clear" w:color="auto" w:fill="FFFFFF"/>
            <w:tcMar>
              <w:top w:w="80" w:type="dxa"/>
              <w:left w:w="80" w:type="dxa"/>
              <w:bottom w:w="80" w:type="dxa"/>
              <w:right w:w="80" w:type="dxa"/>
            </w:tcMar>
            <w:vAlign w:val="center"/>
          </w:tcPr>
          <w:p w14:paraId="5DB5215D" w14:textId="77777777" w:rsidR="00660A15" w:rsidRDefault="00953647">
            <w:pPr>
              <w:spacing w:before="40" w:line="252" w:lineRule="auto"/>
              <w:jc w:val="center"/>
            </w:pPr>
            <w:r>
              <w:rPr>
                <w:sz w:val="16"/>
              </w:rPr>
              <w:t>0.7192</w:t>
            </w:r>
          </w:p>
        </w:tc>
        <w:tc>
          <w:tcPr>
            <w:tcW w:w="1450" w:type="dxa"/>
            <w:shd w:val="clear" w:color="auto" w:fill="FFFFFF"/>
            <w:tcMar>
              <w:top w:w="80" w:type="dxa"/>
              <w:left w:w="80" w:type="dxa"/>
              <w:bottom w:w="80" w:type="dxa"/>
              <w:right w:w="80" w:type="dxa"/>
            </w:tcMar>
            <w:vAlign w:val="center"/>
          </w:tcPr>
          <w:p w14:paraId="08CDD277" w14:textId="77777777" w:rsidR="00660A15" w:rsidRDefault="00953647">
            <w:pPr>
              <w:spacing w:before="40" w:line="252" w:lineRule="auto"/>
              <w:jc w:val="center"/>
            </w:pPr>
            <w:r>
              <w:rPr>
                <w:sz w:val="16"/>
              </w:rPr>
              <w:t>71.11</w:t>
            </w:r>
          </w:p>
        </w:tc>
      </w:tr>
      <w:tr w:rsidR="00660A15" w14:paraId="5955EDCE" w14:textId="77777777">
        <w:trPr>
          <w:cantSplit/>
          <w:jc w:val="center"/>
        </w:trPr>
        <w:tc>
          <w:tcPr>
            <w:tcW w:w="1450" w:type="dxa"/>
            <w:shd w:val="clear" w:color="auto" w:fill="FFFFFF"/>
            <w:tcMar>
              <w:top w:w="80" w:type="dxa"/>
              <w:left w:w="80" w:type="dxa"/>
              <w:bottom w:w="80" w:type="dxa"/>
              <w:right w:w="80" w:type="dxa"/>
            </w:tcMar>
            <w:vAlign w:val="center"/>
          </w:tcPr>
          <w:p w14:paraId="0BDEFB3A"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04589CC4"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5682C3A0" w14:textId="77777777" w:rsidR="00660A15" w:rsidRDefault="00953647">
            <w:pPr>
              <w:spacing w:before="40" w:line="252" w:lineRule="auto"/>
              <w:jc w:val="center"/>
            </w:pPr>
            <w:r>
              <w:rPr>
                <w:sz w:val="16"/>
              </w:rPr>
              <w:t>12.6691</w:t>
            </w:r>
          </w:p>
        </w:tc>
        <w:tc>
          <w:tcPr>
            <w:tcW w:w="1450" w:type="dxa"/>
            <w:shd w:val="clear" w:color="auto" w:fill="FFFFFF"/>
            <w:tcMar>
              <w:top w:w="80" w:type="dxa"/>
              <w:left w:w="80" w:type="dxa"/>
              <w:bottom w:w="80" w:type="dxa"/>
              <w:right w:w="80" w:type="dxa"/>
            </w:tcMar>
            <w:vAlign w:val="center"/>
          </w:tcPr>
          <w:p w14:paraId="7197A258" w14:textId="77777777" w:rsidR="00660A15" w:rsidRDefault="00953647">
            <w:pPr>
              <w:spacing w:before="40" w:line="252" w:lineRule="auto"/>
              <w:jc w:val="center"/>
            </w:pPr>
            <w:r>
              <w:rPr>
                <w:sz w:val="16"/>
              </w:rPr>
              <w:t>27.0410</w:t>
            </w:r>
          </w:p>
        </w:tc>
        <w:tc>
          <w:tcPr>
            <w:tcW w:w="1450" w:type="dxa"/>
            <w:shd w:val="clear" w:color="auto" w:fill="FFFFFF"/>
            <w:tcMar>
              <w:top w:w="80" w:type="dxa"/>
              <w:left w:w="80" w:type="dxa"/>
              <w:bottom w:w="80" w:type="dxa"/>
              <w:right w:w="80" w:type="dxa"/>
            </w:tcMar>
            <w:vAlign w:val="center"/>
          </w:tcPr>
          <w:p w14:paraId="613C0646" w14:textId="77777777" w:rsidR="00660A15" w:rsidRDefault="00953647">
            <w:pPr>
              <w:spacing w:before="40" w:line="252" w:lineRule="auto"/>
              <w:jc w:val="center"/>
            </w:pPr>
            <w:r>
              <w:rPr>
                <w:sz w:val="16"/>
              </w:rPr>
              <w:t>8.94</w:t>
            </w:r>
          </w:p>
        </w:tc>
        <w:tc>
          <w:tcPr>
            <w:tcW w:w="1450" w:type="dxa"/>
            <w:shd w:val="clear" w:color="auto" w:fill="FFFFFF"/>
            <w:tcMar>
              <w:top w:w="80" w:type="dxa"/>
              <w:left w:w="80" w:type="dxa"/>
              <w:bottom w:w="80" w:type="dxa"/>
              <w:right w:w="80" w:type="dxa"/>
            </w:tcMar>
            <w:vAlign w:val="center"/>
          </w:tcPr>
          <w:p w14:paraId="56C99274" w14:textId="77777777" w:rsidR="00660A15" w:rsidRDefault="00953647">
            <w:pPr>
              <w:spacing w:before="40" w:line="252" w:lineRule="auto"/>
              <w:jc w:val="center"/>
            </w:pPr>
            <w:r>
              <w:rPr>
                <w:sz w:val="16"/>
              </w:rPr>
              <w:t>0.5358</w:t>
            </w:r>
          </w:p>
        </w:tc>
        <w:tc>
          <w:tcPr>
            <w:tcW w:w="1450" w:type="dxa"/>
            <w:shd w:val="clear" w:color="auto" w:fill="FFFFFF"/>
            <w:tcMar>
              <w:top w:w="80" w:type="dxa"/>
              <w:left w:w="80" w:type="dxa"/>
              <w:bottom w:w="80" w:type="dxa"/>
              <w:right w:w="80" w:type="dxa"/>
            </w:tcMar>
            <w:vAlign w:val="center"/>
          </w:tcPr>
          <w:p w14:paraId="0E0462FB" w14:textId="77777777" w:rsidR="00660A15" w:rsidRDefault="00953647">
            <w:pPr>
              <w:spacing w:before="40" w:line="252" w:lineRule="auto"/>
              <w:jc w:val="center"/>
            </w:pPr>
            <w:r>
              <w:rPr>
                <w:sz w:val="16"/>
              </w:rPr>
              <w:t>47.99</w:t>
            </w:r>
          </w:p>
        </w:tc>
      </w:tr>
      <w:tr w:rsidR="00660A15" w14:paraId="2613842A" w14:textId="77777777">
        <w:trPr>
          <w:cantSplit/>
          <w:jc w:val="center"/>
        </w:trPr>
        <w:tc>
          <w:tcPr>
            <w:tcW w:w="1450" w:type="dxa"/>
            <w:shd w:val="clear" w:color="auto" w:fill="FFFFFF"/>
            <w:tcMar>
              <w:top w:w="80" w:type="dxa"/>
              <w:left w:w="80" w:type="dxa"/>
              <w:bottom w:w="80" w:type="dxa"/>
              <w:right w:w="80" w:type="dxa"/>
            </w:tcMar>
            <w:vAlign w:val="center"/>
          </w:tcPr>
          <w:p w14:paraId="5090E1A2"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612CEFF9"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13FF016C" w14:textId="77777777" w:rsidR="00660A15" w:rsidRDefault="00953647">
            <w:pPr>
              <w:spacing w:before="40" w:line="252" w:lineRule="auto"/>
              <w:jc w:val="center"/>
            </w:pPr>
            <w:r>
              <w:rPr>
                <w:sz w:val="16"/>
              </w:rPr>
              <w:t>12.4936</w:t>
            </w:r>
          </w:p>
        </w:tc>
        <w:tc>
          <w:tcPr>
            <w:tcW w:w="1450" w:type="dxa"/>
            <w:shd w:val="clear" w:color="auto" w:fill="FFFFFF"/>
            <w:tcMar>
              <w:top w:w="80" w:type="dxa"/>
              <w:left w:w="80" w:type="dxa"/>
              <w:bottom w:w="80" w:type="dxa"/>
              <w:right w:w="80" w:type="dxa"/>
            </w:tcMar>
            <w:vAlign w:val="center"/>
          </w:tcPr>
          <w:p w14:paraId="38E6372B" w14:textId="77777777" w:rsidR="00660A15" w:rsidRDefault="00953647">
            <w:pPr>
              <w:spacing w:before="40" w:line="252" w:lineRule="auto"/>
              <w:jc w:val="center"/>
            </w:pPr>
            <w:r>
              <w:rPr>
                <w:sz w:val="16"/>
              </w:rPr>
              <w:t>26.8776</w:t>
            </w:r>
          </w:p>
        </w:tc>
        <w:tc>
          <w:tcPr>
            <w:tcW w:w="1450" w:type="dxa"/>
            <w:shd w:val="clear" w:color="auto" w:fill="FFFFFF"/>
            <w:tcMar>
              <w:top w:w="80" w:type="dxa"/>
              <w:left w:w="80" w:type="dxa"/>
              <w:bottom w:w="80" w:type="dxa"/>
              <w:right w:w="80" w:type="dxa"/>
            </w:tcMar>
            <w:vAlign w:val="center"/>
          </w:tcPr>
          <w:p w14:paraId="72DF4988" w14:textId="77777777" w:rsidR="00660A15" w:rsidRDefault="00953647">
            <w:pPr>
              <w:spacing w:before="40" w:line="252" w:lineRule="auto"/>
              <w:jc w:val="center"/>
            </w:pPr>
            <w:r>
              <w:rPr>
                <w:sz w:val="16"/>
              </w:rPr>
              <w:t>8.81</w:t>
            </w:r>
          </w:p>
        </w:tc>
        <w:tc>
          <w:tcPr>
            <w:tcW w:w="1450" w:type="dxa"/>
            <w:shd w:val="clear" w:color="auto" w:fill="FFFFFF"/>
            <w:tcMar>
              <w:top w:w="80" w:type="dxa"/>
              <w:left w:w="80" w:type="dxa"/>
              <w:bottom w:w="80" w:type="dxa"/>
              <w:right w:w="80" w:type="dxa"/>
            </w:tcMar>
            <w:vAlign w:val="center"/>
          </w:tcPr>
          <w:p w14:paraId="7B14C93C" w14:textId="77777777" w:rsidR="00660A15" w:rsidRDefault="00953647">
            <w:pPr>
              <w:spacing w:before="40" w:line="252" w:lineRule="auto"/>
              <w:jc w:val="center"/>
            </w:pPr>
            <w:r>
              <w:rPr>
                <w:sz w:val="16"/>
              </w:rPr>
              <w:t>0.5414</w:t>
            </w:r>
          </w:p>
        </w:tc>
        <w:tc>
          <w:tcPr>
            <w:tcW w:w="1450" w:type="dxa"/>
            <w:shd w:val="clear" w:color="auto" w:fill="FFFFFF"/>
            <w:tcMar>
              <w:top w:w="80" w:type="dxa"/>
              <w:left w:w="80" w:type="dxa"/>
              <w:bottom w:w="80" w:type="dxa"/>
              <w:right w:w="80" w:type="dxa"/>
            </w:tcMar>
            <w:vAlign w:val="center"/>
          </w:tcPr>
          <w:p w14:paraId="6778F31D" w14:textId="77777777" w:rsidR="00660A15" w:rsidRDefault="00953647">
            <w:pPr>
              <w:spacing w:before="40" w:line="252" w:lineRule="auto"/>
              <w:jc w:val="center"/>
            </w:pPr>
            <w:r>
              <w:rPr>
                <w:sz w:val="16"/>
              </w:rPr>
              <w:t>48.33</w:t>
            </w:r>
          </w:p>
        </w:tc>
      </w:tr>
      <w:tr w:rsidR="00660A15" w14:paraId="555473AF" w14:textId="77777777">
        <w:trPr>
          <w:cantSplit/>
          <w:jc w:val="center"/>
        </w:trPr>
        <w:tc>
          <w:tcPr>
            <w:tcW w:w="1450" w:type="dxa"/>
            <w:shd w:val="clear" w:color="auto" w:fill="FFFFFF"/>
            <w:tcMar>
              <w:top w:w="80" w:type="dxa"/>
              <w:left w:w="80" w:type="dxa"/>
              <w:bottom w:w="80" w:type="dxa"/>
              <w:right w:w="80" w:type="dxa"/>
            </w:tcMar>
            <w:vAlign w:val="center"/>
          </w:tcPr>
          <w:p w14:paraId="55C216EC"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11F64982"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306EB7AD" w14:textId="77777777" w:rsidR="00660A15" w:rsidRDefault="00953647">
            <w:pPr>
              <w:spacing w:before="40" w:line="252" w:lineRule="auto"/>
              <w:jc w:val="center"/>
            </w:pPr>
            <w:r>
              <w:rPr>
                <w:sz w:val="16"/>
              </w:rPr>
              <w:t>13.4284</w:t>
            </w:r>
          </w:p>
        </w:tc>
        <w:tc>
          <w:tcPr>
            <w:tcW w:w="1450" w:type="dxa"/>
            <w:shd w:val="clear" w:color="auto" w:fill="FFFFFF"/>
            <w:tcMar>
              <w:top w:w="80" w:type="dxa"/>
              <w:left w:w="80" w:type="dxa"/>
              <w:bottom w:w="80" w:type="dxa"/>
              <w:right w:w="80" w:type="dxa"/>
            </w:tcMar>
            <w:vAlign w:val="center"/>
          </w:tcPr>
          <w:p w14:paraId="22892B36" w14:textId="77777777" w:rsidR="00660A15" w:rsidRDefault="00953647">
            <w:pPr>
              <w:spacing w:before="40" w:line="252" w:lineRule="auto"/>
              <w:jc w:val="center"/>
            </w:pPr>
            <w:r>
              <w:rPr>
                <w:sz w:val="16"/>
              </w:rPr>
              <w:t>28.6245</w:t>
            </w:r>
          </w:p>
        </w:tc>
        <w:tc>
          <w:tcPr>
            <w:tcW w:w="1450" w:type="dxa"/>
            <w:shd w:val="clear" w:color="auto" w:fill="FFFFFF"/>
            <w:tcMar>
              <w:top w:w="80" w:type="dxa"/>
              <w:left w:w="80" w:type="dxa"/>
              <w:bottom w:w="80" w:type="dxa"/>
              <w:right w:w="80" w:type="dxa"/>
            </w:tcMar>
            <w:vAlign w:val="center"/>
          </w:tcPr>
          <w:p w14:paraId="034B7569" w14:textId="77777777" w:rsidR="00660A15" w:rsidRDefault="00953647">
            <w:pPr>
              <w:spacing w:before="40" w:line="252" w:lineRule="auto"/>
              <w:jc w:val="center"/>
            </w:pPr>
            <w:r>
              <w:rPr>
                <w:sz w:val="16"/>
              </w:rPr>
              <w:t>9.59</w:t>
            </w:r>
          </w:p>
        </w:tc>
        <w:tc>
          <w:tcPr>
            <w:tcW w:w="1450" w:type="dxa"/>
            <w:shd w:val="clear" w:color="auto" w:fill="FFFFFF"/>
            <w:tcMar>
              <w:top w:w="80" w:type="dxa"/>
              <w:left w:w="80" w:type="dxa"/>
              <w:bottom w:w="80" w:type="dxa"/>
              <w:right w:w="80" w:type="dxa"/>
            </w:tcMar>
            <w:vAlign w:val="center"/>
          </w:tcPr>
          <w:p w14:paraId="00E3F8DE" w14:textId="77777777" w:rsidR="00660A15" w:rsidRDefault="00953647">
            <w:pPr>
              <w:spacing w:before="40" w:line="252" w:lineRule="auto"/>
              <w:jc w:val="center"/>
            </w:pPr>
            <w:r>
              <w:rPr>
                <w:sz w:val="16"/>
              </w:rPr>
              <w:t>0.4799</w:t>
            </w:r>
          </w:p>
        </w:tc>
        <w:tc>
          <w:tcPr>
            <w:tcW w:w="1450" w:type="dxa"/>
            <w:shd w:val="clear" w:color="auto" w:fill="FFFFFF"/>
            <w:tcMar>
              <w:top w:w="80" w:type="dxa"/>
              <w:left w:w="80" w:type="dxa"/>
              <w:bottom w:w="80" w:type="dxa"/>
              <w:right w:w="80" w:type="dxa"/>
            </w:tcMar>
            <w:vAlign w:val="center"/>
          </w:tcPr>
          <w:p w14:paraId="44CF0736" w14:textId="77777777" w:rsidR="00660A15" w:rsidRDefault="00953647">
            <w:pPr>
              <w:spacing w:before="40" w:line="252" w:lineRule="auto"/>
              <w:jc w:val="center"/>
            </w:pPr>
            <w:r>
              <w:rPr>
                <w:sz w:val="16"/>
              </w:rPr>
              <w:t>47.16</w:t>
            </w:r>
          </w:p>
        </w:tc>
      </w:tr>
      <w:tr w:rsidR="00660A15" w14:paraId="4A70A3A4" w14:textId="77777777">
        <w:trPr>
          <w:cantSplit/>
          <w:jc w:val="center"/>
        </w:trPr>
        <w:tc>
          <w:tcPr>
            <w:tcW w:w="1450" w:type="dxa"/>
            <w:shd w:val="clear" w:color="auto" w:fill="FFFFFF"/>
            <w:tcMar>
              <w:top w:w="80" w:type="dxa"/>
              <w:left w:w="80" w:type="dxa"/>
              <w:bottom w:w="80" w:type="dxa"/>
              <w:right w:w="80" w:type="dxa"/>
            </w:tcMar>
            <w:vAlign w:val="center"/>
          </w:tcPr>
          <w:p w14:paraId="23E6DBD7"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6A8C83B8"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2BA62806" w14:textId="77777777" w:rsidR="00660A15" w:rsidRDefault="00953647">
            <w:pPr>
              <w:spacing w:before="40" w:line="252" w:lineRule="auto"/>
              <w:jc w:val="center"/>
            </w:pPr>
            <w:r>
              <w:rPr>
                <w:sz w:val="16"/>
              </w:rPr>
              <w:t>12.6621</w:t>
            </w:r>
          </w:p>
        </w:tc>
        <w:tc>
          <w:tcPr>
            <w:tcW w:w="1450" w:type="dxa"/>
            <w:shd w:val="clear" w:color="auto" w:fill="FFFFFF"/>
            <w:tcMar>
              <w:top w:w="80" w:type="dxa"/>
              <w:left w:w="80" w:type="dxa"/>
              <w:bottom w:w="80" w:type="dxa"/>
              <w:right w:w="80" w:type="dxa"/>
            </w:tcMar>
            <w:vAlign w:val="center"/>
          </w:tcPr>
          <w:p w14:paraId="205A4386" w14:textId="77777777" w:rsidR="00660A15" w:rsidRDefault="00953647">
            <w:pPr>
              <w:spacing w:before="40" w:line="252" w:lineRule="auto"/>
              <w:jc w:val="center"/>
            </w:pPr>
            <w:r>
              <w:rPr>
                <w:sz w:val="16"/>
              </w:rPr>
              <w:t>27.5688</w:t>
            </w:r>
          </w:p>
        </w:tc>
        <w:tc>
          <w:tcPr>
            <w:tcW w:w="1450" w:type="dxa"/>
            <w:shd w:val="clear" w:color="auto" w:fill="FFFFFF"/>
            <w:tcMar>
              <w:top w:w="80" w:type="dxa"/>
              <w:left w:w="80" w:type="dxa"/>
              <w:bottom w:w="80" w:type="dxa"/>
              <w:right w:w="80" w:type="dxa"/>
            </w:tcMar>
            <w:vAlign w:val="center"/>
          </w:tcPr>
          <w:p w14:paraId="41DD413F" w14:textId="77777777" w:rsidR="00660A15" w:rsidRDefault="00953647">
            <w:pPr>
              <w:spacing w:before="40" w:line="252" w:lineRule="auto"/>
              <w:jc w:val="center"/>
            </w:pPr>
            <w:r>
              <w:rPr>
                <w:sz w:val="16"/>
              </w:rPr>
              <w:t>8.87</w:t>
            </w:r>
          </w:p>
        </w:tc>
        <w:tc>
          <w:tcPr>
            <w:tcW w:w="1450" w:type="dxa"/>
            <w:shd w:val="clear" w:color="auto" w:fill="FFFFFF"/>
            <w:tcMar>
              <w:top w:w="80" w:type="dxa"/>
              <w:left w:w="80" w:type="dxa"/>
              <w:bottom w:w="80" w:type="dxa"/>
              <w:right w:w="80" w:type="dxa"/>
            </w:tcMar>
            <w:vAlign w:val="center"/>
          </w:tcPr>
          <w:p w14:paraId="601CF85C" w14:textId="77777777" w:rsidR="00660A15" w:rsidRDefault="00953647">
            <w:pPr>
              <w:spacing w:before="40" w:line="252" w:lineRule="auto"/>
              <w:jc w:val="center"/>
            </w:pPr>
            <w:r>
              <w:rPr>
                <w:sz w:val="16"/>
              </w:rPr>
              <w:t>0.5175</w:t>
            </w:r>
          </w:p>
        </w:tc>
        <w:tc>
          <w:tcPr>
            <w:tcW w:w="1450" w:type="dxa"/>
            <w:shd w:val="clear" w:color="auto" w:fill="FFFFFF"/>
            <w:tcMar>
              <w:top w:w="80" w:type="dxa"/>
              <w:left w:w="80" w:type="dxa"/>
              <w:bottom w:w="80" w:type="dxa"/>
              <w:right w:w="80" w:type="dxa"/>
            </w:tcMar>
            <w:vAlign w:val="center"/>
          </w:tcPr>
          <w:p w14:paraId="5270BF88" w14:textId="77777777" w:rsidR="00660A15" w:rsidRDefault="00953647">
            <w:pPr>
              <w:spacing w:before="40" w:line="252" w:lineRule="auto"/>
              <w:jc w:val="center"/>
            </w:pPr>
            <w:r>
              <w:rPr>
                <w:sz w:val="16"/>
              </w:rPr>
              <w:t>47.49</w:t>
            </w:r>
          </w:p>
        </w:tc>
      </w:tr>
      <w:tr w:rsidR="00660A15" w14:paraId="436B137D" w14:textId="77777777">
        <w:trPr>
          <w:cantSplit/>
          <w:jc w:val="center"/>
        </w:trPr>
        <w:tc>
          <w:tcPr>
            <w:tcW w:w="1450" w:type="dxa"/>
            <w:shd w:val="clear" w:color="auto" w:fill="FFFFFF"/>
            <w:tcMar>
              <w:top w:w="80" w:type="dxa"/>
              <w:left w:w="80" w:type="dxa"/>
              <w:bottom w:w="80" w:type="dxa"/>
              <w:right w:w="80" w:type="dxa"/>
            </w:tcMar>
            <w:vAlign w:val="center"/>
          </w:tcPr>
          <w:p w14:paraId="5E429F3F" w14:textId="77777777" w:rsidR="00660A15" w:rsidRDefault="00953647">
            <w:pPr>
              <w:spacing w:before="40" w:line="252" w:lineRule="auto"/>
              <w:jc w:val="center"/>
            </w:pPr>
            <w:r>
              <w:rPr>
                <w:sz w:val="16"/>
              </w:rPr>
              <w:t>H20</w:t>
            </w:r>
          </w:p>
        </w:tc>
        <w:tc>
          <w:tcPr>
            <w:tcW w:w="1450" w:type="dxa"/>
            <w:shd w:val="clear" w:color="auto" w:fill="FFFFFF"/>
            <w:tcMar>
              <w:top w:w="80" w:type="dxa"/>
              <w:left w:w="80" w:type="dxa"/>
              <w:bottom w:w="80" w:type="dxa"/>
              <w:right w:w="80" w:type="dxa"/>
            </w:tcMar>
            <w:vAlign w:val="center"/>
          </w:tcPr>
          <w:p w14:paraId="3CE41778"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1565196F" w14:textId="77777777" w:rsidR="00660A15" w:rsidRDefault="00953647">
            <w:pPr>
              <w:spacing w:before="40" w:line="252" w:lineRule="auto"/>
              <w:jc w:val="center"/>
            </w:pPr>
            <w:r>
              <w:rPr>
                <w:sz w:val="16"/>
              </w:rPr>
              <w:t>12.2271</w:t>
            </w:r>
          </w:p>
        </w:tc>
        <w:tc>
          <w:tcPr>
            <w:tcW w:w="1450" w:type="dxa"/>
            <w:shd w:val="clear" w:color="auto" w:fill="FFFFFF"/>
            <w:tcMar>
              <w:top w:w="80" w:type="dxa"/>
              <w:left w:w="80" w:type="dxa"/>
              <w:bottom w:w="80" w:type="dxa"/>
              <w:right w:w="80" w:type="dxa"/>
            </w:tcMar>
            <w:vAlign w:val="center"/>
          </w:tcPr>
          <w:p w14:paraId="628D6BB3" w14:textId="77777777" w:rsidR="00660A15" w:rsidRDefault="00953647">
            <w:pPr>
              <w:spacing w:before="40" w:line="252" w:lineRule="auto"/>
              <w:jc w:val="center"/>
            </w:pPr>
            <w:r>
              <w:rPr>
                <w:sz w:val="16"/>
              </w:rPr>
              <w:t>25.8642</w:t>
            </w:r>
          </w:p>
        </w:tc>
        <w:tc>
          <w:tcPr>
            <w:tcW w:w="1450" w:type="dxa"/>
            <w:shd w:val="clear" w:color="auto" w:fill="FFFFFF"/>
            <w:tcMar>
              <w:top w:w="80" w:type="dxa"/>
              <w:left w:w="80" w:type="dxa"/>
              <w:bottom w:w="80" w:type="dxa"/>
              <w:right w:w="80" w:type="dxa"/>
            </w:tcMar>
            <w:vAlign w:val="center"/>
          </w:tcPr>
          <w:p w14:paraId="66698A97" w14:textId="77777777" w:rsidR="00660A15" w:rsidRDefault="00953647">
            <w:pPr>
              <w:spacing w:before="40" w:line="252" w:lineRule="auto"/>
              <w:jc w:val="center"/>
            </w:pPr>
            <w:r>
              <w:rPr>
                <w:sz w:val="16"/>
              </w:rPr>
              <w:t>8.68</w:t>
            </w:r>
          </w:p>
        </w:tc>
        <w:tc>
          <w:tcPr>
            <w:tcW w:w="1450" w:type="dxa"/>
            <w:shd w:val="clear" w:color="auto" w:fill="FFFFFF"/>
            <w:tcMar>
              <w:top w:w="80" w:type="dxa"/>
              <w:left w:w="80" w:type="dxa"/>
              <w:bottom w:w="80" w:type="dxa"/>
              <w:right w:w="80" w:type="dxa"/>
            </w:tcMar>
            <w:vAlign w:val="center"/>
          </w:tcPr>
          <w:p w14:paraId="79F6B784" w14:textId="77777777" w:rsidR="00660A15" w:rsidRDefault="00953647">
            <w:pPr>
              <w:spacing w:before="40" w:line="252" w:lineRule="auto"/>
              <w:jc w:val="center"/>
            </w:pPr>
            <w:r>
              <w:rPr>
                <w:sz w:val="16"/>
              </w:rPr>
              <w:t>0.5753</w:t>
            </w:r>
          </w:p>
        </w:tc>
        <w:tc>
          <w:tcPr>
            <w:tcW w:w="1450" w:type="dxa"/>
            <w:shd w:val="clear" w:color="auto" w:fill="FFFFFF"/>
            <w:tcMar>
              <w:top w:w="80" w:type="dxa"/>
              <w:left w:w="80" w:type="dxa"/>
              <w:bottom w:w="80" w:type="dxa"/>
              <w:right w:w="80" w:type="dxa"/>
            </w:tcMar>
            <w:vAlign w:val="center"/>
          </w:tcPr>
          <w:p w14:paraId="08EB3C0A" w14:textId="77777777" w:rsidR="00660A15" w:rsidRDefault="00953647">
            <w:pPr>
              <w:spacing w:before="40" w:line="252" w:lineRule="auto"/>
              <w:jc w:val="center"/>
            </w:pPr>
            <w:r>
              <w:rPr>
                <w:sz w:val="16"/>
              </w:rPr>
              <w:t>49.33</w:t>
            </w:r>
          </w:p>
        </w:tc>
      </w:tr>
      <w:tr w:rsidR="00660A15" w14:paraId="5B6B40F3" w14:textId="77777777">
        <w:trPr>
          <w:cantSplit/>
          <w:jc w:val="center"/>
        </w:trPr>
        <w:tc>
          <w:tcPr>
            <w:tcW w:w="1450" w:type="dxa"/>
            <w:shd w:val="clear" w:color="auto" w:fill="FFFFFF"/>
            <w:tcMar>
              <w:top w:w="80" w:type="dxa"/>
              <w:left w:w="80" w:type="dxa"/>
              <w:bottom w:w="80" w:type="dxa"/>
              <w:right w:w="80" w:type="dxa"/>
            </w:tcMar>
            <w:vAlign w:val="center"/>
          </w:tcPr>
          <w:p w14:paraId="7DD783AA"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4FE3081E" w14:textId="77777777" w:rsidR="00660A15" w:rsidRDefault="00953647">
            <w:pPr>
              <w:spacing w:before="40" w:line="252" w:lineRule="auto"/>
              <w:jc w:val="left"/>
            </w:pPr>
            <w:r>
              <w:rPr>
                <w:sz w:val="16"/>
              </w:rPr>
              <w:t>GUMNetHet</w:t>
            </w:r>
          </w:p>
        </w:tc>
        <w:tc>
          <w:tcPr>
            <w:tcW w:w="1450" w:type="dxa"/>
            <w:shd w:val="clear" w:color="auto" w:fill="FFFFFF"/>
            <w:tcMar>
              <w:top w:w="80" w:type="dxa"/>
              <w:left w:w="80" w:type="dxa"/>
              <w:bottom w:w="80" w:type="dxa"/>
              <w:right w:w="80" w:type="dxa"/>
            </w:tcMar>
            <w:vAlign w:val="center"/>
          </w:tcPr>
          <w:p w14:paraId="53BB4E60" w14:textId="77777777" w:rsidR="00660A15" w:rsidRDefault="00953647">
            <w:pPr>
              <w:spacing w:before="40" w:line="252" w:lineRule="auto"/>
              <w:jc w:val="center"/>
            </w:pPr>
            <w:r>
              <w:rPr>
                <w:sz w:val="16"/>
              </w:rPr>
              <w:t>7.0664</w:t>
            </w:r>
          </w:p>
        </w:tc>
        <w:tc>
          <w:tcPr>
            <w:tcW w:w="1450" w:type="dxa"/>
            <w:shd w:val="clear" w:color="auto" w:fill="FFFFFF"/>
            <w:tcMar>
              <w:top w:w="80" w:type="dxa"/>
              <w:left w:w="80" w:type="dxa"/>
              <w:bottom w:w="80" w:type="dxa"/>
              <w:right w:w="80" w:type="dxa"/>
            </w:tcMar>
            <w:vAlign w:val="center"/>
          </w:tcPr>
          <w:p w14:paraId="53BA8CCB" w14:textId="77777777" w:rsidR="00660A15" w:rsidRDefault="00953647">
            <w:pPr>
              <w:spacing w:before="40" w:line="252" w:lineRule="auto"/>
              <w:jc w:val="center"/>
            </w:pPr>
            <w:r>
              <w:rPr>
                <w:sz w:val="16"/>
              </w:rPr>
              <w:t>18.0187</w:t>
            </w:r>
          </w:p>
        </w:tc>
        <w:tc>
          <w:tcPr>
            <w:tcW w:w="1450" w:type="dxa"/>
            <w:shd w:val="clear" w:color="auto" w:fill="FFFFFF"/>
            <w:tcMar>
              <w:top w:w="80" w:type="dxa"/>
              <w:left w:w="80" w:type="dxa"/>
              <w:bottom w:w="80" w:type="dxa"/>
              <w:right w:w="80" w:type="dxa"/>
            </w:tcMar>
            <w:vAlign w:val="center"/>
          </w:tcPr>
          <w:p w14:paraId="36B8325F" w14:textId="77777777" w:rsidR="00660A15" w:rsidRDefault="00953647">
            <w:pPr>
              <w:spacing w:before="40" w:line="252" w:lineRule="auto"/>
              <w:jc w:val="center"/>
            </w:pPr>
            <w:r>
              <w:rPr>
                <w:sz w:val="16"/>
              </w:rPr>
              <w:t>6.41</w:t>
            </w:r>
          </w:p>
        </w:tc>
        <w:tc>
          <w:tcPr>
            <w:tcW w:w="1450" w:type="dxa"/>
            <w:shd w:val="clear" w:color="auto" w:fill="FFFFFF"/>
            <w:tcMar>
              <w:top w:w="80" w:type="dxa"/>
              <w:left w:w="80" w:type="dxa"/>
              <w:bottom w:w="80" w:type="dxa"/>
              <w:right w:w="80" w:type="dxa"/>
            </w:tcMar>
            <w:vAlign w:val="center"/>
          </w:tcPr>
          <w:p w14:paraId="53712C32" w14:textId="77777777" w:rsidR="00660A15" w:rsidRDefault="00953647">
            <w:pPr>
              <w:spacing w:before="40" w:line="252" w:lineRule="auto"/>
              <w:jc w:val="center"/>
            </w:pPr>
            <w:r>
              <w:rPr>
                <w:sz w:val="16"/>
              </w:rPr>
              <w:t>-0.0072</w:t>
            </w:r>
          </w:p>
        </w:tc>
        <w:tc>
          <w:tcPr>
            <w:tcW w:w="1450" w:type="dxa"/>
            <w:shd w:val="clear" w:color="auto" w:fill="FFFFFF"/>
            <w:tcMar>
              <w:top w:w="80" w:type="dxa"/>
              <w:left w:w="80" w:type="dxa"/>
              <w:bottom w:w="80" w:type="dxa"/>
              <w:right w:w="80" w:type="dxa"/>
            </w:tcMar>
            <w:vAlign w:val="center"/>
          </w:tcPr>
          <w:p w14:paraId="37B95128" w14:textId="77777777" w:rsidR="00660A15" w:rsidRDefault="00953647">
            <w:pPr>
              <w:spacing w:before="40" w:line="252" w:lineRule="auto"/>
              <w:jc w:val="center"/>
            </w:pPr>
            <w:r>
              <w:rPr>
                <w:sz w:val="16"/>
              </w:rPr>
              <w:t>19.10</w:t>
            </w:r>
          </w:p>
        </w:tc>
      </w:tr>
      <w:tr w:rsidR="00660A15" w14:paraId="652BC559" w14:textId="77777777">
        <w:trPr>
          <w:cantSplit/>
          <w:jc w:val="center"/>
        </w:trPr>
        <w:tc>
          <w:tcPr>
            <w:tcW w:w="1450" w:type="dxa"/>
            <w:shd w:val="clear" w:color="auto" w:fill="FFFFFF"/>
            <w:tcMar>
              <w:top w:w="80" w:type="dxa"/>
              <w:left w:w="80" w:type="dxa"/>
              <w:bottom w:w="80" w:type="dxa"/>
              <w:right w:w="80" w:type="dxa"/>
            </w:tcMar>
            <w:vAlign w:val="center"/>
          </w:tcPr>
          <w:p w14:paraId="3CA786D0"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01EBBFEB" w14:textId="77777777" w:rsidR="00660A15" w:rsidRDefault="00953647">
            <w:pPr>
              <w:spacing w:before="40" w:line="252" w:lineRule="auto"/>
              <w:jc w:val="left"/>
            </w:pPr>
            <w:r>
              <w:rPr>
                <w:sz w:val="16"/>
              </w:rPr>
              <w:t>PatchTST</w:t>
            </w:r>
          </w:p>
        </w:tc>
        <w:tc>
          <w:tcPr>
            <w:tcW w:w="1450" w:type="dxa"/>
            <w:shd w:val="clear" w:color="auto" w:fill="FFFFFF"/>
            <w:tcMar>
              <w:top w:w="80" w:type="dxa"/>
              <w:left w:w="80" w:type="dxa"/>
              <w:bottom w:w="80" w:type="dxa"/>
              <w:right w:w="80" w:type="dxa"/>
            </w:tcMar>
            <w:vAlign w:val="center"/>
          </w:tcPr>
          <w:p w14:paraId="4C2E527E" w14:textId="77777777" w:rsidR="00660A15" w:rsidRDefault="00953647">
            <w:pPr>
              <w:spacing w:before="40" w:line="252" w:lineRule="auto"/>
              <w:jc w:val="center"/>
            </w:pPr>
            <w:r>
              <w:rPr>
                <w:sz w:val="16"/>
              </w:rPr>
              <w:t>10.1792</w:t>
            </w:r>
          </w:p>
        </w:tc>
        <w:tc>
          <w:tcPr>
            <w:tcW w:w="1450" w:type="dxa"/>
            <w:shd w:val="clear" w:color="auto" w:fill="FFFFFF"/>
            <w:tcMar>
              <w:top w:w="80" w:type="dxa"/>
              <w:left w:w="80" w:type="dxa"/>
              <w:bottom w:w="80" w:type="dxa"/>
              <w:right w:w="80" w:type="dxa"/>
            </w:tcMar>
            <w:vAlign w:val="center"/>
          </w:tcPr>
          <w:p w14:paraId="281F877D" w14:textId="77777777" w:rsidR="00660A15" w:rsidRDefault="00953647">
            <w:pPr>
              <w:spacing w:before="40" w:line="252" w:lineRule="auto"/>
              <w:jc w:val="center"/>
            </w:pPr>
            <w:r>
              <w:rPr>
                <w:sz w:val="16"/>
              </w:rPr>
              <w:t>24.4469</w:t>
            </w:r>
          </w:p>
        </w:tc>
        <w:tc>
          <w:tcPr>
            <w:tcW w:w="1450" w:type="dxa"/>
            <w:shd w:val="clear" w:color="auto" w:fill="FFFFFF"/>
            <w:tcMar>
              <w:top w:w="80" w:type="dxa"/>
              <w:left w:w="80" w:type="dxa"/>
              <w:bottom w:w="80" w:type="dxa"/>
              <w:right w:w="80" w:type="dxa"/>
            </w:tcMar>
            <w:vAlign w:val="center"/>
          </w:tcPr>
          <w:p w14:paraId="5C9D9D7A" w14:textId="77777777" w:rsidR="00660A15" w:rsidRDefault="00953647">
            <w:pPr>
              <w:spacing w:before="40" w:line="252" w:lineRule="auto"/>
              <w:jc w:val="center"/>
            </w:pPr>
            <w:r>
              <w:rPr>
                <w:sz w:val="16"/>
              </w:rPr>
              <w:t>8.68</w:t>
            </w:r>
          </w:p>
        </w:tc>
        <w:tc>
          <w:tcPr>
            <w:tcW w:w="1450" w:type="dxa"/>
            <w:shd w:val="clear" w:color="auto" w:fill="FFFFFF"/>
            <w:tcMar>
              <w:top w:w="80" w:type="dxa"/>
              <w:left w:w="80" w:type="dxa"/>
              <w:bottom w:w="80" w:type="dxa"/>
              <w:right w:w="80" w:type="dxa"/>
            </w:tcMar>
            <w:vAlign w:val="center"/>
          </w:tcPr>
          <w:p w14:paraId="25AF2DB5" w14:textId="77777777" w:rsidR="00660A15" w:rsidRDefault="00953647">
            <w:pPr>
              <w:spacing w:before="40" w:line="252" w:lineRule="auto"/>
              <w:jc w:val="center"/>
            </w:pPr>
            <w:r>
              <w:rPr>
                <w:sz w:val="16"/>
              </w:rPr>
              <w:t>-0.1894</w:t>
            </w:r>
          </w:p>
        </w:tc>
        <w:tc>
          <w:tcPr>
            <w:tcW w:w="1450" w:type="dxa"/>
            <w:shd w:val="clear" w:color="auto" w:fill="FFFFFF"/>
            <w:tcMar>
              <w:top w:w="80" w:type="dxa"/>
              <w:left w:w="80" w:type="dxa"/>
              <w:bottom w:w="80" w:type="dxa"/>
              <w:right w:w="80" w:type="dxa"/>
            </w:tcMar>
            <w:vAlign w:val="center"/>
          </w:tcPr>
          <w:p w14:paraId="4C79512B" w14:textId="77777777" w:rsidR="00660A15" w:rsidRDefault="00953647">
            <w:pPr>
              <w:spacing w:before="40" w:line="252" w:lineRule="auto"/>
              <w:jc w:val="center"/>
            </w:pPr>
            <w:r>
              <w:rPr>
                <w:sz w:val="16"/>
              </w:rPr>
              <w:t>50.21</w:t>
            </w:r>
          </w:p>
        </w:tc>
      </w:tr>
      <w:tr w:rsidR="00660A15" w14:paraId="3B9DBBDD" w14:textId="77777777">
        <w:trPr>
          <w:cantSplit/>
          <w:jc w:val="center"/>
        </w:trPr>
        <w:tc>
          <w:tcPr>
            <w:tcW w:w="1450" w:type="dxa"/>
            <w:shd w:val="clear" w:color="auto" w:fill="FFFFFF"/>
            <w:tcMar>
              <w:top w:w="80" w:type="dxa"/>
              <w:left w:w="80" w:type="dxa"/>
              <w:bottom w:w="80" w:type="dxa"/>
              <w:right w:w="80" w:type="dxa"/>
            </w:tcMar>
            <w:vAlign w:val="center"/>
          </w:tcPr>
          <w:p w14:paraId="5B3EC24B"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11B0A4B8" w14:textId="77777777" w:rsidR="00660A15" w:rsidRDefault="00953647">
            <w:pPr>
              <w:spacing w:before="40" w:line="252" w:lineRule="auto"/>
              <w:jc w:val="left"/>
            </w:pPr>
            <w:r>
              <w:rPr>
                <w:sz w:val="16"/>
              </w:rPr>
              <w:t>iTransformer</w:t>
            </w:r>
          </w:p>
        </w:tc>
        <w:tc>
          <w:tcPr>
            <w:tcW w:w="1450" w:type="dxa"/>
            <w:shd w:val="clear" w:color="auto" w:fill="FFFFFF"/>
            <w:tcMar>
              <w:top w:w="80" w:type="dxa"/>
              <w:left w:w="80" w:type="dxa"/>
              <w:bottom w:w="80" w:type="dxa"/>
              <w:right w:w="80" w:type="dxa"/>
            </w:tcMar>
            <w:vAlign w:val="center"/>
          </w:tcPr>
          <w:p w14:paraId="40ABE8C8" w14:textId="77777777" w:rsidR="00660A15" w:rsidRDefault="00953647">
            <w:pPr>
              <w:spacing w:before="40" w:line="252" w:lineRule="auto"/>
              <w:jc w:val="center"/>
            </w:pPr>
            <w:r>
              <w:rPr>
                <w:sz w:val="16"/>
              </w:rPr>
              <w:t>9.3447</w:t>
            </w:r>
          </w:p>
        </w:tc>
        <w:tc>
          <w:tcPr>
            <w:tcW w:w="1450" w:type="dxa"/>
            <w:shd w:val="clear" w:color="auto" w:fill="FFFFFF"/>
            <w:tcMar>
              <w:top w:w="80" w:type="dxa"/>
              <w:left w:w="80" w:type="dxa"/>
              <w:bottom w:w="80" w:type="dxa"/>
              <w:right w:w="80" w:type="dxa"/>
            </w:tcMar>
            <w:vAlign w:val="center"/>
          </w:tcPr>
          <w:p w14:paraId="1E0E1481" w14:textId="77777777" w:rsidR="00660A15" w:rsidRDefault="00953647">
            <w:pPr>
              <w:spacing w:before="40" w:line="252" w:lineRule="auto"/>
              <w:jc w:val="center"/>
            </w:pPr>
            <w:r>
              <w:rPr>
                <w:sz w:val="16"/>
              </w:rPr>
              <w:t>23.8920</w:t>
            </w:r>
          </w:p>
        </w:tc>
        <w:tc>
          <w:tcPr>
            <w:tcW w:w="1450" w:type="dxa"/>
            <w:shd w:val="clear" w:color="auto" w:fill="FFFFFF"/>
            <w:tcMar>
              <w:top w:w="80" w:type="dxa"/>
              <w:left w:w="80" w:type="dxa"/>
              <w:bottom w:w="80" w:type="dxa"/>
              <w:right w:w="80" w:type="dxa"/>
            </w:tcMar>
            <w:vAlign w:val="center"/>
          </w:tcPr>
          <w:p w14:paraId="1D355628" w14:textId="77777777" w:rsidR="00660A15" w:rsidRDefault="00953647">
            <w:pPr>
              <w:spacing w:before="40" w:line="252" w:lineRule="auto"/>
              <w:jc w:val="center"/>
            </w:pPr>
            <w:r>
              <w:rPr>
                <w:sz w:val="16"/>
              </w:rPr>
              <w:t>7.82</w:t>
            </w:r>
          </w:p>
        </w:tc>
        <w:tc>
          <w:tcPr>
            <w:tcW w:w="1450" w:type="dxa"/>
            <w:shd w:val="clear" w:color="auto" w:fill="FFFFFF"/>
            <w:tcMar>
              <w:top w:w="80" w:type="dxa"/>
              <w:left w:w="80" w:type="dxa"/>
              <w:bottom w:w="80" w:type="dxa"/>
              <w:right w:w="80" w:type="dxa"/>
            </w:tcMar>
            <w:vAlign w:val="center"/>
          </w:tcPr>
          <w:p w14:paraId="22370656" w14:textId="77777777" w:rsidR="00660A15" w:rsidRDefault="00953647">
            <w:pPr>
              <w:spacing w:before="40" w:line="252" w:lineRule="auto"/>
              <w:jc w:val="center"/>
            </w:pPr>
            <w:r>
              <w:rPr>
                <w:sz w:val="16"/>
              </w:rPr>
              <w:t>-0.1360</w:t>
            </w:r>
          </w:p>
        </w:tc>
        <w:tc>
          <w:tcPr>
            <w:tcW w:w="1450" w:type="dxa"/>
            <w:shd w:val="clear" w:color="auto" w:fill="FFFFFF"/>
            <w:tcMar>
              <w:top w:w="80" w:type="dxa"/>
              <w:left w:w="80" w:type="dxa"/>
              <w:bottom w:w="80" w:type="dxa"/>
              <w:right w:w="80" w:type="dxa"/>
            </w:tcMar>
            <w:vAlign w:val="center"/>
          </w:tcPr>
          <w:p w14:paraId="33FAE7DC" w14:textId="77777777" w:rsidR="00660A15" w:rsidRDefault="00953647">
            <w:pPr>
              <w:spacing w:before="40" w:line="252" w:lineRule="auto"/>
              <w:jc w:val="center"/>
            </w:pPr>
            <w:r>
              <w:rPr>
                <w:sz w:val="16"/>
              </w:rPr>
              <w:t>49.64</w:t>
            </w:r>
          </w:p>
        </w:tc>
      </w:tr>
      <w:tr w:rsidR="00660A15" w14:paraId="1BF33D7D" w14:textId="77777777">
        <w:trPr>
          <w:cantSplit/>
          <w:jc w:val="center"/>
        </w:trPr>
        <w:tc>
          <w:tcPr>
            <w:tcW w:w="1450" w:type="dxa"/>
            <w:shd w:val="clear" w:color="auto" w:fill="FFFFFF"/>
            <w:tcMar>
              <w:top w:w="80" w:type="dxa"/>
              <w:left w:w="80" w:type="dxa"/>
              <w:bottom w:w="80" w:type="dxa"/>
              <w:right w:w="80" w:type="dxa"/>
            </w:tcMar>
            <w:vAlign w:val="center"/>
          </w:tcPr>
          <w:p w14:paraId="2D3CD811"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1239C24B" w14:textId="77777777" w:rsidR="00660A15" w:rsidRDefault="00953647">
            <w:pPr>
              <w:spacing w:before="40" w:line="252" w:lineRule="auto"/>
              <w:jc w:val="left"/>
            </w:pPr>
            <w:r>
              <w:rPr>
                <w:sz w:val="16"/>
              </w:rPr>
              <w:t>TimesNet</w:t>
            </w:r>
          </w:p>
        </w:tc>
        <w:tc>
          <w:tcPr>
            <w:tcW w:w="1450" w:type="dxa"/>
            <w:shd w:val="clear" w:color="auto" w:fill="FFFFFF"/>
            <w:tcMar>
              <w:top w:w="80" w:type="dxa"/>
              <w:left w:w="80" w:type="dxa"/>
              <w:bottom w:w="80" w:type="dxa"/>
              <w:right w:w="80" w:type="dxa"/>
            </w:tcMar>
            <w:vAlign w:val="center"/>
          </w:tcPr>
          <w:p w14:paraId="4CDF80FA" w14:textId="77777777" w:rsidR="00660A15" w:rsidRDefault="00953647">
            <w:pPr>
              <w:spacing w:before="40" w:line="252" w:lineRule="auto"/>
              <w:jc w:val="center"/>
            </w:pPr>
            <w:r>
              <w:rPr>
                <w:sz w:val="16"/>
              </w:rPr>
              <w:t>9.5859</w:t>
            </w:r>
          </w:p>
        </w:tc>
        <w:tc>
          <w:tcPr>
            <w:tcW w:w="1450" w:type="dxa"/>
            <w:shd w:val="clear" w:color="auto" w:fill="FFFFFF"/>
            <w:tcMar>
              <w:top w:w="80" w:type="dxa"/>
              <w:left w:w="80" w:type="dxa"/>
              <w:bottom w:w="80" w:type="dxa"/>
              <w:right w:w="80" w:type="dxa"/>
            </w:tcMar>
            <w:vAlign w:val="center"/>
          </w:tcPr>
          <w:p w14:paraId="3563C678" w14:textId="77777777" w:rsidR="00660A15" w:rsidRDefault="00953647">
            <w:pPr>
              <w:spacing w:before="40" w:line="252" w:lineRule="auto"/>
              <w:jc w:val="center"/>
            </w:pPr>
            <w:r>
              <w:rPr>
                <w:sz w:val="16"/>
              </w:rPr>
              <w:t>24.3673</w:t>
            </w:r>
          </w:p>
        </w:tc>
        <w:tc>
          <w:tcPr>
            <w:tcW w:w="1450" w:type="dxa"/>
            <w:shd w:val="clear" w:color="auto" w:fill="FFFFFF"/>
            <w:tcMar>
              <w:top w:w="80" w:type="dxa"/>
              <w:left w:w="80" w:type="dxa"/>
              <w:bottom w:w="80" w:type="dxa"/>
              <w:right w:w="80" w:type="dxa"/>
            </w:tcMar>
            <w:vAlign w:val="center"/>
          </w:tcPr>
          <w:p w14:paraId="4FC1C6A7" w14:textId="77777777" w:rsidR="00660A15" w:rsidRDefault="00953647">
            <w:pPr>
              <w:spacing w:before="40" w:line="252" w:lineRule="auto"/>
              <w:jc w:val="center"/>
            </w:pPr>
            <w:r>
              <w:rPr>
                <w:sz w:val="16"/>
              </w:rPr>
              <w:t>8.01</w:t>
            </w:r>
          </w:p>
        </w:tc>
        <w:tc>
          <w:tcPr>
            <w:tcW w:w="1450" w:type="dxa"/>
            <w:shd w:val="clear" w:color="auto" w:fill="FFFFFF"/>
            <w:tcMar>
              <w:top w:w="80" w:type="dxa"/>
              <w:left w:w="80" w:type="dxa"/>
              <w:bottom w:w="80" w:type="dxa"/>
              <w:right w:w="80" w:type="dxa"/>
            </w:tcMar>
            <w:vAlign w:val="center"/>
          </w:tcPr>
          <w:p w14:paraId="57EEE56F" w14:textId="77777777" w:rsidR="00660A15" w:rsidRDefault="00953647">
            <w:pPr>
              <w:spacing w:before="40" w:line="252" w:lineRule="auto"/>
              <w:jc w:val="center"/>
            </w:pPr>
            <w:r>
              <w:rPr>
                <w:sz w:val="16"/>
              </w:rPr>
              <w:t>-0.1817</w:t>
            </w:r>
          </w:p>
        </w:tc>
        <w:tc>
          <w:tcPr>
            <w:tcW w:w="1450" w:type="dxa"/>
            <w:shd w:val="clear" w:color="auto" w:fill="FFFFFF"/>
            <w:tcMar>
              <w:top w:w="80" w:type="dxa"/>
              <w:left w:w="80" w:type="dxa"/>
              <w:bottom w:w="80" w:type="dxa"/>
              <w:right w:w="80" w:type="dxa"/>
            </w:tcMar>
            <w:vAlign w:val="center"/>
          </w:tcPr>
          <w:p w14:paraId="02E4BB54" w14:textId="77777777" w:rsidR="00660A15" w:rsidRDefault="00953647">
            <w:pPr>
              <w:spacing w:before="40" w:line="252" w:lineRule="auto"/>
              <w:jc w:val="center"/>
            </w:pPr>
            <w:r>
              <w:rPr>
                <w:sz w:val="16"/>
              </w:rPr>
              <w:t>47.89</w:t>
            </w:r>
          </w:p>
        </w:tc>
      </w:tr>
      <w:tr w:rsidR="00660A15" w14:paraId="1C0E4E76" w14:textId="77777777">
        <w:trPr>
          <w:cantSplit/>
          <w:jc w:val="center"/>
        </w:trPr>
        <w:tc>
          <w:tcPr>
            <w:tcW w:w="1450" w:type="dxa"/>
            <w:shd w:val="clear" w:color="auto" w:fill="FFFFFF"/>
            <w:tcMar>
              <w:top w:w="80" w:type="dxa"/>
              <w:left w:w="80" w:type="dxa"/>
              <w:bottom w:w="80" w:type="dxa"/>
              <w:right w:w="80" w:type="dxa"/>
            </w:tcMar>
            <w:vAlign w:val="center"/>
          </w:tcPr>
          <w:p w14:paraId="5D8AB230"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2CE2BABF" w14:textId="77777777" w:rsidR="00660A15" w:rsidRDefault="00953647">
            <w:pPr>
              <w:spacing w:before="40" w:line="252" w:lineRule="auto"/>
              <w:jc w:val="left"/>
            </w:pPr>
            <w:r>
              <w:rPr>
                <w:sz w:val="16"/>
              </w:rPr>
              <w:t>DLinear</w:t>
            </w:r>
          </w:p>
        </w:tc>
        <w:tc>
          <w:tcPr>
            <w:tcW w:w="1450" w:type="dxa"/>
            <w:shd w:val="clear" w:color="auto" w:fill="FFFFFF"/>
            <w:tcMar>
              <w:top w:w="80" w:type="dxa"/>
              <w:left w:w="80" w:type="dxa"/>
              <w:bottom w:w="80" w:type="dxa"/>
              <w:right w:w="80" w:type="dxa"/>
            </w:tcMar>
            <w:vAlign w:val="center"/>
          </w:tcPr>
          <w:p w14:paraId="11230D07" w14:textId="77777777" w:rsidR="00660A15" w:rsidRDefault="00953647">
            <w:pPr>
              <w:spacing w:before="40" w:line="252" w:lineRule="auto"/>
              <w:jc w:val="center"/>
            </w:pPr>
            <w:r>
              <w:rPr>
                <w:sz w:val="16"/>
              </w:rPr>
              <w:t>9.7714</w:t>
            </w:r>
          </w:p>
        </w:tc>
        <w:tc>
          <w:tcPr>
            <w:tcW w:w="1450" w:type="dxa"/>
            <w:shd w:val="clear" w:color="auto" w:fill="FFFFFF"/>
            <w:tcMar>
              <w:top w:w="80" w:type="dxa"/>
              <w:left w:w="80" w:type="dxa"/>
              <w:bottom w:w="80" w:type="dxa"/>
              <w:right w:w="80" w:type="dxa"/>
            </w:tcMar>
            <w:vAlign w:val="center"/>
          </w:tcPr>
          <w:p w14:paraId="08B77EA4" w14:textId="77777777" w:rsidR="00660A15" w:rsidRDefault="00953647">
            <w:pPr>
              <w:spacing w:before="40" w:line="252" w:lineRule="auto"/>
              <w:jc w:val="center"/>
            </w:pPr>
            <w:r>
              <w:rPr>
                <w:sz w:val="16"/>
              </w:rPr>
              <w:t>24.0682</w:t>
            </w:r>
          </w:p>
        </w:tc>
        <w:tc>
          <w:tcPr>
            <w:tcW w:w="1450" w:type="dxa"/>
            <w:shd w:val="clear" w:color="auto" w:fill="FFFFFF"/>
            <w:tcMar>
              <w:top w:w="80" w:type="dxa"/>
              <w:left w:w="80" w:type="dxa"/>
              <w:bottom w:w="80" w:type="dxa"/>
              <w:right w:w="80" w:type="dxa"/>
            </w:tcMar>
            <w:vAlign w:val="center"/>
          </w:tcPr>
          <w:p w14:paraId="02821CCB" w14:textId="77777777" w:rsidR="00660A15" w:rsidRDefault="00953647">
            <w:pPr>
              <w:spacing w:before="40" w:line="252" w:lineRule="auto"/>
              <w:jc w:val="center"/>
            </w:pPr>
            <w:r>
              <w:rPr>
                <w:sz w:val="16"/>
              </w:rPr>
              <w:t>8.26</w:t>
            </w:r>
          </w:p>
        </w:tc>
        <w:tc>
          <w:tcPr>
            <w:tcW w:w="1450" w:type="dxa"/>
            <w:shd w:val="clear" w:color="auto" w:fill="FFFFFF"/>
            <w:tcMar>
              <w:top w:w="80" w:type="dxa"/>
              <w:left w:w="80" w:type="dxa"/>
              <w:bottom w:w="80" w:type="dxa"/>
              <w:right w:w="80" w:type="dxa"/>
            </w:tcMar>
            <w:vAlign w:val="center"/>
          </w:tcPr>
          <w:p w14:paraId="54974899" w14:textId="77777777" w:rsidR="00660A15" w:rsidRDefault="00953647">
            <w:pPr>
              <w:spacing w:before="40" w:line="252" w:lineRule="auto"/>
              <w:jc w:val="center"/>
            </w:pPr>
            <w:r>
              <w:rPr>
                <w:sz w:val="16"/>
              </w:rPr>
              <w:t>-0.1528</w:t>
            </w:r>
          </w:p>
        </w:tc>
        <w:tc>
          <w:tcPr>
            <w:tcW w:w="1450" w:type="dxa"/>
            <w:shd w:val="clear" w:color="auto" w:fill="FFFFFF"/>
            <w:tcMar>
              <w:top w:w="80" w:type="dxa"/>
              <w:left w:w="80" w:type="dxa"/>
              <w:bottom w:w="80" w:type="dxa"/>
              <w:right w:w="80" w:type="dxa"/>
            </w:tcMar>
            <w:vAlign w:val="center"/>
          </w:tcPr>
          <w:p w14:paraId="4AC8FFE8" w14:textId="77777777" w:rsidR="00660A15" w:rsidRDefault="00953647">
            <w:pPr>
              <w:spacing w:before="40" w:line="252" w:lineRule="auto"/>
              <w:jc w:val="center"/>
            </w:pPr>
            <w:r>
              <w:rPr>
                <w:sz w:val="16"/>
              </w:rPr>
              <w:t>48.21</w:t>
            </w:r>
          </w:p>
        </w:tc>
      </w:tr>
      <w:tr w:rsidR="00660A15" w14:paraId="2C97F623" w14:textId="77777777">
        <w:trPr>
          <w:cantSplit/>
          <w:jc w:val="center"/>
        </w:trPr>
        <w:tc>
          <w:tcPr>
            <w:tcW w:w="1450" w:type="dxa"/>
            <w:shd w:val="clear" w:color="auto" w:fill="FFFFFF"/>
            <w:tcMar>
              <w:top w:w="80" w:type="dxa"/>
              <w:left w:w="80" w:type="dxa"/>
              <w:bottom w:w="80" w:type="dxa"/>
              <w:right w:w="80" w:type="dxa"/>
            </w:tcMar>
            <w:vAlign w:val="center"/>
          </w:tcPr>
          <w:p w14:paraId="6BE4BCE9" w14:textId="77777777" w:rsidR="00660A15" w:rsidRDefault="00953647">
            <w:pPr>
              <w:spacing w:before="40" w:line="252" w:lineRule="auto"/>
              <w:jc w:val="center"/>
            </w:pPr>
            <w:r>
              <w:rPr>
                <w:sz w:val="16"/>
              </w:rPr>
              <w:t>H60</w:t>
            </w:r>
          </w:p>
        </w:tc>
        <w:tc>
          <w:tcPr>
            <w:tcW w:w="1450" w:type="dxa"/>
            <w:shd w:val="clear" w:color="auto" w:fill="FFFFFF"/>
            <w:tcMar>
              <w:top w:w="80" w:type="dxa"/>
              <w:left w:w="80" w:type="dxa"/>
              <w:bottom w:w="80" w:type="dxa"/>
              <w:right w:w="80" w:type="dxa"/>
            </w:tcMar>
            <w:vAlign w:val="center"/>
          </w:tcPr>
          <w:p w14:paraId="413031C1" w14:textId="77777777" w:rsidR="00660A15" w:rsidRDefault="00953647">
            <w:pPr>
              <w:spacing w:before="40" w:line="252" w:lineRule="auto"/>
              <w:jc w:val="left"/>
            </w:pPr>
            <w:r>
              <w:rPr>
                <w:sz w:val="16"/>
              </w:rPr>
              <w:t>Chronos</w:t>
            </w:r>
          </w:p>
        </w:tc>
        <w:tc>
          <w:tcPr>
            <w:tcW w:w="1450" w:type="dxa"/>
            <w:shd w:val="clear" w:color="auto" w:fill="FFFFFF"/>
            <w:tcMar>
              <w:top w:w="80" w:type="dxa"/>
              <w:left w:w="80" w:type="dxa"/>
              <w:bottom w:w="80" w:type="dxa"/>
              <w:right w:w="80" w:type="dxa"/>
            </w:tcMar>
            <w:vAlign w:val="center"/>
          </w:tcPr>
          <w:p w14:paraId="70F17D5F" w14:textId="77777777" w:rsidR="00660A15" w:rsidRDefault="00953647">
            <w:pPr>
              <w:spacing w:before="40" w:line="252" w:lineRule="auto"/>
              <w:jc w:val="center"/>
            </w:pPr>
            <w:r>
              <w:rPr>
                <w:sz w:val="16"/>
              </w:rPr>
              <w:t>9.1668</w:t>
            </w:r>
          </w:p>
        </w:tc>
        <w:tc>
          <w:tcPr>
            <w:tcW w:w="1450" w:type="dxa"/>
            <w:shd w:val="clear" w:color="auto" w:fill="FFFFFF"/>
            <w:tcMar>
              <w:top w:w="80" w:type="dxa"/>
              <w:left w:w="80" w:type="dxa"/>
              <w:bottom w:w="80" w:type="dxa"/>
              <w:right w:w="80" w:type="dxa"/>
            </w:tcMar>
            <w:vAlign w:val="center"/>
          </w:tcPr>
          <w:p w14:paraId="7B63918E" w14:textId="77777777" w:rsidR="00660A15" w:rsidRDefault="00953647">
            <w:pPr>
              <w:spacing w:before="40" w:line="252" w:lineRule="auto"/>
              <w:jc w:val="center"/>
            </w:pPr>
            <w:r>
              <w:rPr>
                <w:sz w:val="16"/>
              </w:rPr>
              <w:t>23.6800</w:t>
            </w:r>
          </w:p>
        </w:tc>
        <w:tc>
          <w:tcPr>
            <w:tcW w:w="1450" w:type="dxa"/>
            <w:shd w:val="clear" w:color="auto" w:fill="FFFFFF"/>
            <w:tcMar>
              <w:top w:w="80" w:type="dxa"/>
              <w:left w:w="80" w:type="dxa"/>
              <w:bottom w:w="80" w:type="dxa"/>
              <w:right w:w="80" w:type="dxa"/>
            </w:tcMar>
            <w:vAlign w:val="center"/>
          </w:tcPr>
          <w:p w14:paraId="35D3F217" w14:textId="77777777" w:rsidR="00660A15" w:rsidRDefault="00953647">
            <w:pPr>
              <w:spacing w:before="40" w:line="252" w:lineRule="auto"/>
              <w:jc w:val="center"/>
            </w:pPr>
            <w:r>
              <w:rPr>
                <w:sz w:val="16"/>
              </w:rPr>
              <w:t>7.63</w:t>
            </w:r>
          </w:p>
        </w:tc>
        <w:tc>
          <w:tcPr>
            <w:tcW w:w="1450" w:type="dxa"/>
            <w:shd w:val="clear" w:color="auto" w:fill="FFFFFF"/>
            <w:tcMar>
              <w:top w:w="80" w:type="dxa"/>
              <w:left w:w="80" w:type="dxa"/>
              <w:bottom w:w="80" w:type="dxa"/>
              <w:right w:w="80" w:type="dxa"/>
            </w:tcMar>
            <w:vAlign w:val="center"/>
          </w:tcPr>
          <w:p w14:paraId="1EFB3FCA" w14:textId="77777777" w:rsidR="00660A15" w:rsidRDefault="00953647">
            <w:pPr>
              <w:spacing w:before="40" w:line="252" w:lineRule="auto"/>
              <w:jc w:val="center"/>
            </w:pPr>
            <w:r>
              <w:rPr>
                <w:sz w:val="16"/>
              </w:rPr>
              <w:t>-0.1160</w:t>
            </w:r>
          </w:p>
        </w:tc>
        <w:tc>
          <w:tcPr>
            <w:tcW w:w="1450" w:type="dxa"/>
            <w:shd w:val="clear" w:color="auto" w:fill="FFFFFF"/>
            <w:tcMar>
              <w:top w:w="80" w:type="dxa"/>
              <w:left w:w="80" w:type="dxa"/>
              <w:bottom w:w="80" w:type="dxa"/>
              <w:right w:w="80" w:type="dxa"/>
            </w:tcMar>
            <w:vAlign w:val="center"/>
          </w:tcPr>
          <w:p w14:paraId="27CADD49" w14:textId="77777777" w:rsidR="00660A15" w:rsidRDefault="00953647">
            <w:pPr>
              <w:spacing w:before="40" w:line="252" w:lineRule="auto"/>
              <w:jc w:val="center"/>
            </w:pPr>
            <w:r>
              <w:rPr>
                <w:sz w:val="16"/>
              </w:rPr>
              <w:t>47.80</w:t>
            </w:r>
          </w:p>
        </w:tc>
      </w:tr>
    </w:tbl>
    <w:p w14:paraId="5CCA7488" w14:textId="77777777" w:rsidR="00660A15" w:rsidRDefault="00953647" w:rsidP="001A206C">
      <w:pPr>
        <w:pStyle w:val="Caption"/>
        <w:keepNext/>
        <w:spacing w:before="80" w:after="60" w:line="252" w:lineRule="auto"/>
      </w:pPr>
      <w:bookmarkStart w:id="79" w:name="tbl_4"/>
      <w:r>
        <w:rPr>
          <w:b/>
          <w:color w:val="000000"/>
          <w:sz w:val="17"/>
        </w:rPr>
        <w:t>Bảng 4.</w:t>
      </w:r>
      <w:r>
        <w:rPr>
          <w:color w:val="000000"/>
          <w:sz w:val="17"/>
        </w:rPr>
        <w:t xml:space="preserve"> Kết quả chi tiết trên DO 0.001% (Seed=42).</w:t>
      </w:r>
      <w:bookmarkEnd w:id="79"/>
    </w:p>
    <w:p w14:paraId="5DE55AC0" w14:textId="77777777" w:rsidR="00660A15" w:rsidRDefault="00953647">
      <w:pPr>
        <w:pStyle w:val="H2x"/>
        <w:keepNext/>
        <w:spacing w:before="80" w:line="276" w:lineRule="auto"/>
      </w:pPr>
      <w:r>
        <w:rPr>
          <w:color w:val="000000"/>
          <w:sz w:val="19"/>
        </w:rPr>
        <w:t>5.2. Độ chính xác xu hướng</w:t>
      </w:r>
    </w:p>
    <w:p w14:paraId="42D74D51" w14:textId="77777777" w:rsidR="00660A15" w:rsidRDefault="00953647">
      <w:pPr>
        <w:spacing w:after="80" w:line="276" w:lineRule="auto"/>
      </w:pPr>
      <w:r>
        <w:t xml:space="preserve">Độ chính xác hướng trong </w:t>
      </w:r>
      <w:hyperlink w:anchor="fig_3" w:history="1">
        <w:r>
          <w:rPr>
            <w:color w:val="1A56DB"/>
          </w:rPr>
          <w:t>Hình 3</w:t>
        </w:r>
      </w:hyperlink>
      <w:r>
        <w:t xml:space="preserve"> </w:t>
      </w:r>
      <w:del w:id="80" w:author="Claude" w:date="2026-08-30T00:00:00Z">
        <w:r>
          <w:rPr>
            <w:color w:val="FF0000"/>
          </w:rPr>
          <w:delText>cho thấy một hành vi khác biệt rõ rệt giữa ngắn hạn và dài hạn</w:delText>
        </w:r>
      </w:del>
      <w:ins w:id="81" w:author="Claude" w:date="2026-08-30T00:00:00Z">
        <w:r>
          <w:t>cho thấy sự khác biệt giữa ngắn hạn và dài hạn</w:t>
        </w:r>
      </w:ins>
      <w:r>
        <w:t>. Với xăng (</w:t>
      </w:r>
      <w:r>
        <w:rPr>
          <w:color w:val="1A56DB"/>
        </w:rPr>
        <w:t>Bảng 3</w:t>
      </w:r>
      <w:r>
        <w:t xml:space="preserve">), </w:t>
      </w:r>
      <w:del w:id="82" w:author="Claude" w:date="2026-08-30T00:00:00Z">
        <w:r>
          <w:rPr>
            <w:color w:val="FF0000"/>
          </w:rPr>
          <w:delText>GUMNetHet đạt DA rất cao từ 90,95%</w:delText>
        </w:r>
      </w:del>
      <w:ins w:id="83" w:author="Claude" w:date="2026-08-30T00:00:00Z">
        <w:r>
          <w:t>GUMNetHet đạt DA cao, từ 90,95%</w:t>
        </w:r>
      </w:ins>
      <w:r>
        <w:t xml:space="preserve"> đến 95,56% ở H1–H7; với dầu (</w:t>
      </w:r>
      <w:r>
        <w:rPr>
          <w:color w:val="1A56DB"/>
        </w:rPr>
        <w:t>Bảng 4</w:t>
      </w:r>
      <w:r>
        <w:t xml:space="preserve">) tương ứng là 76,65% đến 84,92%. Ở H20, DA vẫn duy trì ở mức cao (91,65% xăng; 71,11% dầu). Tuy nhiên, tại H10 và H60, DA giảm dưới 50% (lần lượt 42,24%/27,95% cho xăng và 32,29%/19,10% cho dầu). </w:t>
      </w:r>
      <w:del w:id="84" w:author="Claude" w:date="2026-08-30T00:00:00Z">
        <w:r>
          <w:rPr>
            <w:color w:val="FF0000"/>
          </w:rPr>
          <w:delText>Hiện tượng này hoàn toàn phù hợp với nguyên lý kinh tế lượng tài chính</w:delText>
        </w:r>
      </w:del>
      <w:ins w:id="85" w:author="Claude" w:date="2026-08-30T00:00:00Z">
        <w:r>
          <w:t>Hiện tượng này nhất quán với các kết quả đã biết trong kinh tế lượng tài chính</w:t>
        </w:r>
      </w:ins>
      <w:r>
        <w:t xml:space="preserve">: ở horizon dài (H60 tương đương gần 3 tháng), giá dầu tiệm cận bước đi ngẫu nhiên (near random walk) </w:t>
      </w:r>
      <w:del w:id="86" w:author="Claude" w:date="2026-08-30T00:00:00Z">
        <w:r>
          <w:rPr>
            <w:color w:val="FF0000"/>
          </w:rPr>
          <w:delText>với tính bất định tích lũy lũy thừa, khiến việc đoán hướng trở nên nhiễu</w:delText>
        </w:r>
      </w:del>
      <w:ins w:id="87" w:author="Claude" w:date="2026-08-30T00:00:00Z">
        <w:r>
          <w:t>với tính bất định tích lũy theo horizon, khiến tín hiệu hướng trở nên yếu</w:t>
        </w:r>
      </w:ins>
      <w:r>
        <w:t xml:space="preserve">. </w:t>
      </w:r>
      <w:del w:id="88" w:author="Claude" w:date="2026-08-30T00:00:00Z">
        <w:r>
          <w:rPr>
            <w:color w:val="FF0000"/>
          </w:rPr>
          <w:delText>Thay vì phán đoán hướng cực đoan dễ dẫn đến bùng nổ sai số, cơ chế residual scaling của GUMNetHet chủ động co dự báo về vùng giá trị an toàn nhằm tối thiểu hóa sai số tuyệt đối</w:delText>
        </w:r>
      </w:del>
      <w:ins w:id="89" w:author="Claude" w:date="2026-08-30T00:00:00Z">
        <w:r>
          <w:t>Một cách giải thích khả dĩ là cơ chế residual scaling có xu hướng co dự báo về gần mức giá hiện tại thay vì đưa ra dự báo hướng mạnh, qua đó góp phần giảm sai số tuyệt đối</w:t>
        </w:r>
      </w:ins>
      <w:r>
        <w:t xml:space="preserve"> (MAE giảm 30,1% ở H60). </w:t>
      </w:r>
      <w:del w:id="90" w:author="Claude" w:date="2026-08-30T00:00:00Z">
        <w:r>
          <w:rPr>
            <w:color w:val="FF0000"/>
          </w:rPr>
          <w:delText>Do đó, GUMNetHet đóng vai trò như công cụ sinh tín hiệu giao dịch hướng ở ngắn hạn (H1–H7), và chuyển sang vai trò công cụ quản trị sai số mức giá</w:delText>
        </w:r>
      </w:del>
      <w:ins w:id="91" w:author="Claude" w:date="2026-08-30T00:00:00Z">
        <w:r>
          <w:t>Do đó, GUMNetHet phù hợp hơn với vai trò cung cấp tín hiệu hướng ở ngắn hạn (H1–H7), và với vai trò hỗ trợ quản trị sai số mức giá</w:t>
        </w:r>
      </w:ins>
      <w:r>
        <w:t xml:space="preserve"> cùng định lượng biên bất định ở dài hạn (H10–H60).</w:t>
      </w:r>
    </w:p>
    <w:p w14:paraId="58BE06E6" w14:textId="77777777" w:rsidR="00660A15" w:rsidRDefault="00953647">
      <w:pPr>
        <w:spacing w:after="20"/>
        <w:jc w:val="center"/>
      </w:pPr>
      <w:r>
        <w:rPr>
          <w:noProof/>
        </w:rPr>
        <w:drawing>
          <wp:inline distT="0" distB="0" distL="0" distR="0" wp14:anchorId="3C5E9246" wp14:editId="131E5F79">
            <wp:extent cx="6263999" cy="2166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png"/>
                    <pic:cNvPicPr/>
                  </pic:nvPicPr>
                  <pic:blipFill>
                    <a:blip r:embed="rId10"/>
                    <a:stretch>
                      <a:fillRect/>
                    </a:stretch>
                  </pic:blipFill>
                  <pic:spPr>
                    <a:xfrm>
                      <a:off x="0" y="0"/>
                      <a:ext cx="6263999" cy="2166792"/>
                    </a:xfrm>
                    <a:prstGeom prst="rect">
                      <a:avLst/>
                    </a:prstGeom>
                  </pic:spPr>
                </pic:pic>
              </a:graphicData>
            </a:graphic>
          </wp:inline>
        </w:drawing>
      </w:r>
    </w:p>
    <w:p w14:paraId="0D1B83AB" w14:textId="77777777" w:rsidR="00660A15" w:rsidRDefault="00953647">
      <w:pPr>
        <w:pStyle w:val="Caption"/>
        <w:keepNext/>
        <w:spacing w:before="80" w:after="60" w:line="252" w:lineRule="auto"/>
        <w:jc w:val="left"/>
      </w:pPr>
      <w:bookmarkStart w:id="92" w:name="fig_3"/>
      <w:r>
        <w:rPr>
          <w:b/>
          <w:color w:val="000000"/>
          <w:sz w:val="17"/>
        </w:rPr>
        <w:t>Hình 3.</w:t>
      </w:r>
      <w:r>
        <w:rPr>
          <w:color w:val="000000"/>
          <w:sz w:val="17"/>
        </w:rPr>
        <w:t xml:space="preserve"> Directional accuracy (DA%) của GUMNetHet và các baseline qua H1–H60 cho xăng và dầu.</w:t>
      </w:r>
      <w:bookmarkEnd w:id="92"/>
    </w:p>
    <w:p w14:paraId="7396EFFD" w14:textId="77777777" w:rsidR="00660A15" w:rsidRDefault="00953647">
      <w:pPr>
        <w:pStyle w:val="H2x"/>
        <w:keepNext/>
        <w:spacing w:before="80" w:line="276" w:lineRule="auto"/>
      </w:pPr>
      <w:r>
        <w:rPr>
          <w:color w:val="000000"/>
          <w:sz w:val="19"/>
        </w:rPr>
        <w:t>5.3. Dự báo xác suất, ablation và hành vi router</w:t>
      </w:r>
    </w:p>
    <w:p w14:paraId="0081B7F2" w14:textId="77777777" w:rsidR="00660A15" w:rsidRDefault="00953647">
      <w:pPr>
        <w:spacing w:after="80" w:line="276" w:lineRule="auto"/>
      </w:pPr>
      <w:r>
        <w:t xml:space="preserve">Khoảng phân vị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 xml:space="preserve"> đạt tỷ lệ bao phủ thực tế (vượt mức danh định 80%) cùng độ rộng dải chuẩn hóa . </w:t>
      </w:r>
      <w:del w:id="93" w:author="Claude" w:date="2026-08-30T00:00:00Z">
        <w:r>
          <w:rPr>
            <w:color w:val="FF0000"/>
          </w:rPr>
          <w:delText>Kết quả này khẳng định mô hình không bị ước lượng thiếu bất định</w:delText>
        </w:r>
      </w:del>
      <w:ins w:id="94" w:author="Claude" w:date="2026-08-30T00:00:00Z">
        <w:r>
          <w:t>Kết quả này cho thấy mô hình không bị ước lượng thiếu bất định</w:t>
        </w:r>
      </w:ins>
      <w:r>
        <w:t xml:space="preserve"> (under-coverage), đồng thời duy trì dải dự báo sắc nét (sharpness), </w:t>
      </w:r>
      <w:del w:id="95" w:author="Claude" w:date="2026-08-30T00:00:00Z">
        <w:r>
          <w:rPr>
            <w:color w:val="FF0000"/>
          </w:rPr>
          <w:delText>hỗ trợ đắc lực cho các doanh nghiệp đầu mối xăng dầu (Petrolimex, PVOIL)</w:delText>
        </w:r>
      </w:del>
      <w:ins w:id="96" w:author="Claude" w:date="2026-08-30T00:00:00Z">
        <w:r>
          <w:t xml:space="preserve">có thể hỗ trợ </w:t>
        </w:r>
        <w:r>
          <w:lastRenderedPageBreak/>
          <w:t>các doanh nghiệp đầu mối xăng dầu (Petrolimex, PVOIL)</w:t>
        </w:r>
      </w:ins>
      <w:r>
        <w:t xml:space="preserve"> trong việc định giá hợp đồng kỳ hạn, thiết lập mức tồn kho đệm an toàn và tối ưu hóa chi phí phòng hộ rủi ro (hedging). </w:t>
      </w:r>
      <w:hyperlink w:anchor="fig_4" w:history="1">
        <w:r>
          <w:rPr>
            <w:color w:val="1A56DB"/>
          </w:rPr>
          <w:t>Hình 4</w:t>
        </w:r>
      </w:hyperlink>
      <w:del w:id="97" w:author="Claude" w:date="2026-08-30T00:00:00Z">
        <w:r>
          <w:rPr>
            <w:color w:val="FF0000"/>
          </w:rPr>
          <w:delText xml:space="preserve"> cho thấy biên bất định tự động mở rộng tương ứng khi biến động thị trường gia tăng</w:delText>
        </w:r>
      </w:del>
      <w:ins w:id="98" w:author="Claude" w:date="2026-08-30T00:00:00Z">
        <w:r>
          <w:t xml:space="preserve"> cho thấy biên bất định mở rộng khi biến động thị trường gia tăng</w:t>
        </w:r>
      </w:ins>
      <w:r>
        <w:t xml:space="preserve">. Ablation trong </w:t>
      </w:r>
      <w:hyperlink w:anchor="tbl_5" w:history="1">
        <w:r>
          <w:rPr>
            <w:color w:val="1A56DB"/>
          </w:rPr>
          <w:t>Bảng 5</w:t>
        </w:r>
      </w:hyperlink>
      <w:del w:id="99" w:author="Claude" w:date="2026-08-30T00:00:00Z">
        <w:r>
          <w:rPr>
            <w:color w:val="FF0000"/>
          </w:rPr>
          <w:delText xml:space="preserve"> chứng minh thay Wav-KAN bằng MLP gây suy giảm lớn nhất trong các biến thể expert; router đồng nhất cũng làm MAE tăng đáng kể, củng cố vai trò</w:delText>
        </w:r>
      </w:del>
      <w:ins w:id="100" w:author="Claude" w:date="2026-08-30T00:00:00Z">
        <w:r>
          <w:t xml:space="preserve"> cho thấy thay Wav-KAN bằng MLP làm giảm hiệu năng nhiều nhất trong các biến thể expert; router đồng nhất cũng làm MAE tăng, cho thấy vai trò</w:t>
        </w:r>
      </w:ins>
      <w:r>
        <w:t xml:space="preserve"> của chuyên môn hóa và định tuyến thích ứng.</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2041"/>
        <w:gridCol w:w="2028"/>
        <w:gridCol w:w="2028"/>
        <w:gridCol w:w="2027"/>
        <w:gridCol w:w="2024"/>
      </w:tblGrid>
      <w:tr w:rsidR="00660A15" w14:paraId="42178132" w14:textId="77777777">
        <w:trPr>
          <w:cantSplit/>
          <w:tblHeader/>
          <w:jc w:val="center"/>
        </w:trPr>
        <w:tc>
          <w:tcPr>
            <w:tcW w:w="2075" w:type="dxa"/>
            <w:shd w:val="clear" w:color="auto" w:fill="FFFFFF"/>
            <w:tcMar>
              <w:top w:w="80" w:type="dxa"/>
              <w:left w:w="80" w:type="dxa"/>
              <w:bottom w:w="80" w:type="dxa"/>
              <w:right w:w="80" w:type="dxa"/>
            </w:tcMar>
            <w:vAlign w:val="center"/>
          </w:tcPr>
          <w:p w14:paraId="0B7A7C49" w14:textId="77777777" w:rsidR="00660A15" w:rsidRDefault="00953647">
            <w:pPr>
              <w:spacing w:before="40" w:line="252" w:lineRule="auto"/>
              <w:jc w:val="left"/>
            </w:pPr>
            <w:r>
              <w:rPr>
                <w:b/>
                <w:sz w:val="16"/>
              </w:rPr>
              <w:t>Biến thể</w:t>
            </w:r>
          </w:p>
        </w:tc>
        <w:tc>
          <w:tcPr>
            <w:tcW w:w="2075" w:type="dxa"/>
            <w:shd w:val="clear" w:color="auto" w:fill="FFFFFF"/>
            <w:tcMar>
              <w:top w:w="80" w:type="dxa"/>
              <w:left w:w="80" w:type="dxa"/>
              <w:bottom w:w="80" w:type="dxa"/>
              <w:right w:w="80" w:type="dxa"/>
            </w:tcMar>
            <w:vAlign w:val="center"/>
          </w:tcPr>
          <w:p w14:paraId="74FEA6ED" w14:textId="77777777" w:rsidR="00660A15" w:rsidRDefault="00A55067">
            <w:pPr>
              <w:spacing w:before="40" w:line="252" w:lineRule="auto"/>
              <w:jc w:val="center"/>
            </w:pPr>
            <w:r>
              <w:rPr>
                <w:b/>
                <w:sz w:val="16"/>
              </w:rPr>
              <w:t>MG</w:t>
            </w:r>
            <w:r>
              <w:rPr>
                <w:b/>
                <w:sz w:val="16"/>
                <w:lang w:val="vi-VN"/>
              </w:rPr>
              <w:t>95</w:t>
            </w:r>
            <w:r>
              <w:rPr>
                <w:b/>
                <w:sz w:val="16"/>
              </w:rPr>
              <w:t>-H3 MAE</w:t>
            </w:r>
          </w:p>
        </w:tc>
        <w:tc>
          <w:tcPr>
            <w:tcW w:w="2075" w:type="dxa"/>
            <w:shd w:val="clear" w:color="auto" w:fill="FFFFFF"/>
            <w:tcMar>
              <w:top w:w="80" w:type="dxa"/>
              <w:left w:w="80" w:type="dxa"/>
              <w:bottom w:w="80" w:type="dxa"/>
              <w:right w:w="80" w:type="dxa"/>
            </w:tcMar>
            <w:vAlign w:val="center"/>
          </w:tcPr>
          <w:p w14:paraId="6856D675" w14:textId="77777777" w:rsidR="00660A15" w:rsidRDefault="00A55067">
            <w:pPr>
              <w:spacing w:before="40" w:line="252" w:lineRule="auto"/>
              <w:jc w:val="center"/>
            </w:pPr>
            <w:r>
              <w:rPr>
                <w:b/>
                <w:sz w:val="16"/>
              </w:rPr>
              <w:t>MG</w:t>
            </w:r>
            <w:r>
              <w:rPr>
                <w:b/>
                <w:sz w:val="16"/>
                <w:lang w:val="vi-VN"/>
              </w:rPr>
              <w:t>95</w:t>
            </w:r>
            <w:r>
              <w:rPr>
                <w:b/>
                <w:sz w:val="16"/>
              </w:rPr>
              <w:t>-H3 R²</w:t>
            </w:r>
          </w:p>
        </w:tc>
        <w:tc>
          <w:tcPr>
            <w:tcW w:w="2075" w:type="dxa"/>
            <w:shd w:val="clear" w:color="auto" w:fill="FFFFFF"/>
            <w:tcMar>
              <w:top w:w="80" w:type="dxa"/>
              <w:left w:w="80" w:type="dxa"/>
              <w:bottom w:w="80" w:type="dxa"/>
              <w:right w:w="80" w:type="dxa"/>
            </w:tcMar>
            <w:vAlign w:val="center"/>
          </w:tcPr>
          <w:p w14:paraId="666E2E94" w14:textId="77777777" w:rsidR="00660A15" w:rsidRDefault="00953647">
            <w:pPr>
              <w:spacing w:before="40" w:line="252" w:lineRule="auto"/>
              <w:jc w:val="center"/>
            </w:pPr>
            <w:r>
              <w:rPr>
                <w:b/>
                <w:sz w:val="16"/>
              </w:rPr>
              <w:t>DO-H5 MAE</w:t>
            </w:r>
          </w:p>
        </w:tc>
        <w:tc>
          <w:tcPr>
            <w:tcW w:w="2075" w:type="dxa"/>
            <w:shd w:val="clear" w:color="auto" w:fill="FFFFFF"/>
            <w:tcMar>
              <w:top w:w="80" w:type="dxa"/>
              <w:left w:w="80" w:type="dxa"/>
              <w:bottom w:w="80" w:type="dxa"/>
              <w:right w:w="80" w:type="dxa"/>
            </w:tcMar>
            <w:vAlign w:val="center"/>
          </w:tcPr>
          <w:p w14:paraId="2BFDC912" w14:textId="77777777" w:rsidR="00660A15" w:rsidRDefault="00953647">
            <w:pPr>
              <w:spacing w:before="40" w:line="252" w:lineRule="auto"/>
              <w:jc w:val="center"/>
            </w:pPr>
            <w:r>
              <w:rPr>
                <w:b/>
                <w:sz w:val="16"/>
              </w:rPr>
              <w:t>DO-H5 R²</w:t>
            </w:r>
          </w:p>
        </w:tc>
      </w:tr>
      <w:tr w:rsidR="00660A15" w14:paraId="4021E981" w14:textId="77777777">
        <w:trPr>
          <w:cantSplit/>
          <w:jc w:val="center"/>
        </w:trPr>
        <w:tc>
          <w:tcPr>
            <w:tcW w:w="2075" w:type="dxa"/>
            <w:shd w:val="clear" w:color="auto" w:fill="FFFFFF"/>
            <w:tcMar>
              <w:top w:w="80" w:type="dxa"/>
              <w:left w:w="80" w:type="dxa"/>
              <w:bottom w:w="80" w:type="dxa"/>
              <w:right w:w="80" w:type="dxa"/>
            </w:tcMar>
            <w:vAlign w:val="center"/>
          </w:tcPr>
          <w:p w14:paraId="1AC423D9" w14:textId="77777777" w:rsidR="00660A15" w:rsidRDefault="00953647">
            <w:pPr>
              <w:spacing w:before="40" w:line="252" w:lineRule="auto"/>
              <w:jc w:val="left"/>
            </w:pPr>
            <w:r>
              <w:rPr>
                <w:b/>
                <w:sz w:val="16"/>
              </w:rPr>
              <w:t>GUMNetHet đầy đủ</w:t>
            </w:r>
          </w:p>
        </w:tc>
        <w:tc>
          <w:tcPr>
            <w:tcW w:w="2075" w:type="dxa"/>
            <w:shd w:val="clear" w:color="auto" w:fill="FFFFFF"/>
            <w:tcMar>
              <w:top w:w="80" w:type="dxa"/>
              <w:left w:w="80" w:type="dxa"/>
              <w:bottom w:w="80" w:type="dxa"/>
              <w:right w:w="80" w:type="dxa"/>
            </w:tcMar>
            <w:vAlign w:val="center"/>
          </w:tcPr>
          <w:p w14:paraId="719FF6A6" w14:textId="77777777" w:rsidR="00660A15" w:rsidRDefault="00953647">
            <w:pPr>
              <w:spacing w:before="40" w:line="252" w:lineRule="auto"/>
              <w:jc w:val="center"/>
            </w:pPr>
            <w:r>
              <w:rPr>
                <w:b/>
                <w:sz w:val="16"/>
              </w:rPr>
              <w:t>4.669</w:t>
            </w:r>
          </w:p>
        </w:tc>
        <w:tc>
          <w:tcPr>
            <w:tcW w:w="2075" w:type="dxa"/>
            <w:shd w:val="clear" w:color="auto" w:fill="FFFFFF"/>
            <w:tcMar>
              <w:top w:w="80" w:type="dxa"/>
              <w:left w:w="80" w:type="dxa"/>
              <w:bottom w:w="80" w:type="dxa"/>
              <w:right w:w="80" w:type="dxa"/>
            </w:tcMar>
            <w:vAlign w:val="center"/>
          </w:tcPr>
          <w:p w14:paraId="20C62EB3" w14:textId="77777777" w:rsidR="00660A15" w:rsidRDefault="00953647">
            <w:pPr>
              <w:spacing w:before="40" w:line="252" w:lineRule="auto"/>
              <w:jc w:val="center"/>
            </w:pPr>
            <w:r>
              <w:rPr>
                <w:b/>
                <w:sz w:val="16"/>
              </w:rPr>
              <w:t>0.922</w:t>
            </w:r>
          </w:p>
        </w:tc>
        <w:tc>
          <w:tcPr>
            <w:tcW w:w="2075" w:type="dxa"/>
            <w:shd w:val="clear" w:color="auto" w:fill="FFFFFF"/>
            <w:tcMar>
              <w:top w:w="80" w:type="dxa"/>
              <w:left w:w="80" w:type="dxa"/>
              <w:bottom w:w="80" w:type="dxa"/>
              <w:right w:w="80" w:type="dxa"/>
            </w:tcMar>
            <w:vAlign w:val="center"/>
          </w:tcPr>
          <w:p w14:paraId="6DFA4E2F" w14:textId="77777777" w:rsidR="00660A15" w:rsidRDefault="00953647">
            <w:pPr>
              <w:spacing w:before="40" w:line="252" w:lineRule="auto"/>
              <w:jc w:val="center"/>
            </w:pPr>
            <w:r>
              <w:rPr>
                <w:b/>
                <w:sz w:val="16"/>
              </w:rPr>
              <w:t>9.216</w:t>
            </w:r>
          </w:p>
        </w:tc>
        <w:tc>
          <w:tcPr>
            <w:tcW w:w="2075" w:type="dxa"/>
            <w:shd w:val="clear" w:color="auto" w:fill="FFFFFF"/>
            <w:tcMar>
              <w:top w:w="80" w:type="dxa"/>
              <w:left w:w="80" w:type="dxa"/>
              <w:bottom w:w="80" w:type="dxa"/>
              <w:right w:w="80" w:type="dxa"/>
            </w:tcMar>
            <w:vAlign w:val="center"/>
          </w:tcPr>
          <w:p w14:paraId="36965404" w14:textId="77777777" w:rsidR="00660A15" w:rsidRDefault="00953647">
            <w:pPr>
              <w:spacing w:before="40" w:line="252" w:lineRule="auto"/>
              <w:jc w:val="center"/>
            </w:pPr>
            <w:r>
              <w:rPr>
                <w:b/>
                <w:sz w:val="16"/>
              </w:rPr>
              <w:t>0.923</w:t>
            </w:r>
          </w:p>
        </w:tc>
      </w:tr>
      <w:tr w:rsidR="00660A15" w14:paraId="40B0BC3E" w14:textId="77777777">
        <w:trPr>
          <w:cantSplit/>
          <w:jc w:val="center"/>
        </w:trPr>
        <w:tc>
          <w:tcPr>
            <w:tcW w:w="2075" w:type="dxa"/>
            <w:shd w:val="clear" w:color="auto" w:fill="FFFFFF"/>
            <w:tcMar>
              <w:top w:w="80" w:type="dxa"/>
              <w:left w:w="80" w:type="dxa"/>
              <w:bottom w:w="80" w:type="dxa"/>
              <w:right w:w="80" w:type="dxa"/>
            </w:tcMar>
            <w:vAlign w:val="center"/>
          </w:tcPr>
          <w:p w14:paraId="7007E1B6" w14:textId="77777777" w:rsidR="00660A15" w:rsidRDefault="00953647">
            <w:pPr>
              <w:spacing w:before="40" w:line="252" w:lineRule="auto"/>
              <w:jc w:val="left"/>
            </w:pPr>
            <w:r>
              <w:rPr>
                <w:sz w:val="16"/>
              </w:rPr>
              <w:t>Wav-KAN→MLP</w:t>
            </w:r>
          </w:p>
        </w:tc>
        <w:tc>
          <w:tcPr>
            <w:tcW w:w="2075" w:type="dxa"/>
            <w:shd w:val="clear" w:color="auto" w:fill="FFFFFF"/>
            <w:tcMar>
              <w:top w:w="80" w:type="dxa"/>
              <w:left w:w="80" w:type="dxa"/>
              <w:bottom w:w="80" w:type="dxa"/>
              <w:right w:w="80" w:type="dxa"/>
            </w:tcMar>
            <w:vAlign w:val="center"/>
          </w:tcPr>
          <w:p w14:paraId="796AF9E0" w14:textId="77777777" w:rsidR="00660A15" w:rsidRDefault="00953647">
            <w:pPr>
              <w:spacing w:before="40" w:line="252" w:lineRule="auto"/>
              <w:jc w:val="center"/>
            </w:pPr>
            <w:r>
              <w:rPr>
                <w:sz w:val="16"/>
              </w:rPr>
              <w:t>5.142</w:t>
            </w:r>
          </w:p>
        </w:tc>
        <w:tc>
          <w:tcPr>
            <w:tcW w:w="2075" w:type="dxa"/>
            <w:shd w:val="clear" w:color="auto" w:fill="FFFFFF"/>
            <w:tcMar>
              <w:top w:w="80" w:type="dxa"/>
              <w:left w:w="80" w:type="dxa"/>
              <w:bottom w:w="80" w:type="dxa"/>
              <w:right w:w="80" w:type="dxa"/>
            </w:tcMar>
            <w:vAlign w:val="center"/>
          </w:tcPr>
          <w:p w14:paraId="180102D5" w14:textId="77777777" w:rsidR="00660A15" w:rsidRDefault="00953647">
            <w:pPr>
              <w:spacing w:before="40" w:line="252" w:lineRule="auto"/>
              <w:jc w:val="center"/>
            </w:pPr>
            <w:r>
              <w:rPr>
                <w:sz w:val="16"/>
              </w:rPr>
              <w:t>0.885</w:t>
            </w:r>
          </w:p>
        </w:tc>
        <w:tc>
          <w:tcPr>
            <w:tcW w:w="2075" w:type="dxa"/>
            <w:shd w:val="clear" w:color="auto" w:fill="FFFFFF"/>
            <w:tcMar>
              <w:top w:w="80" w:type="dxa"/>
              <w:left w:w="80" w:type="dxa"/>
              <w:bottom w:w="80" w:type="dxa"/>
              <w:right w:w="80" w:type="dxa"/>
            </w:tcMar>
            <w:vAlign w:val="center"/>
          </w:tcPr>
          <w:p w14:paraId="79D673FA" w14:textId="77777777" w:rsidR="00660A15" w:rsidRDefault="00953647">
            <w:pPr>
              <w:spacing w:before="40" w:line="252" w:lineRule="auto"/>
              <w:jc w:val="center"/>
            </w:pPr>
            <w:r>
              <w:rPr>
                <w:sz w:val="16"/>
              </w:rPr>
              <w:t>10.852</w:t>
            </w:r>
          </w:p>
        </w:tc>
        <w:tc>
          <w:tcPr>
            <w:tcW w:w="2075" w:type="dxa"/>
            <w:shd w:val="clear" w:color="auto" w:fill="FFFFFF"/>
            <w:tcMar>
              <w:top w:w="80" w:type="dxa"/>
              <w:left w:w="80" w:type="dxa"/>
              <w:bottom w:w="80" w:type="dxa"/>
              <w:right w:w="80" w:type="dxa"/>
            </w:tcMar>
            <w:vAlign w:val="center"/>
          </w:tcPr>
          <w:p w14:paraId="332C2C6A" w14:textId="77777777" w:rsidR="00660A15" w:rsidRDefault="00953647">
            <w:pPr>
              <w:spacing w:before="40" w:line="252" w:lineRule="auto"/>
              <w:jc w:val="center"/>
            </w:pPr>
            <w:r>
              <w:rPr>
                <w:sz w:val="16"/>
              </w:rPr>
              <w:t>0.865</w:t>
            </w:r>
          </w:p>
        </w:tc>
      </w:tr>
      <w:tr w:rsidR="00660A15" w14:paraId="455440EA" w14:textId="77777777">
        <w:trPr>
          <w:cantSplit/>
          <w:jc w:val="center"/>
        </w:trPr>
        <w:tc>
          <w:tcPr>
            <w:tcW w:w="2075" w:type="dxa"/>
            <w:shd w:val="clear" w:color="auto" w:fill="FFFFFF"/>
            <w:tcMar>
              <w:top w:w="80" w:type="dxa"/>
              <w:left w:w="80" w:type="dxa"/>
              <w:bottom w:w="80" w:type="dxa"/>
              <w:right w:w="80" w:type="dxa"/>
            </w:tcMar>
            <w:vAlign w:val="center"/>
          </w:tcPr>
          <w:p w14:paraId="57327947" w14:textId="77777777" w:rsidR="00660A15" w:rsidRDefault="00953647">
            <w:pPr>
              <w:spacing w:before="40" w:line="252" w:lineRule="auto"/>
              <w:jc w:val="left"/>
            </w:pPr>
            <w:r>
              <w:rPr>
                <w:sz w:val="16"/>
              </w:rPr>
              <w:t>−GRU</w:t>
            </w:r>
          </w:p>
        </w:tc>
        <w:tc>
          <w:tcPr>
            <w:tcW w:w="2075" w:type="dxa"/>
            <w:shd w:val="clear" w:color="auto" w:fill="FFFFFF"/>
            <w:tcMar>
              <w:top w:w="80" w:type="dxa"/>
              <w:left w:w="80" w:type="dxa"/>
              <w:bottom w:w="80" w:type="dxa"/>
              <w:right w:w="80" w:type="dxa"/>
            </w:tcMar>
            <w:vAlign w:val="center"/>
          </w:tcPr>
          <w:p w14:paraId="46638211" w14:textId="77777777" w:rsidR="00660A15" w:rsidRDefault="00953647">
            <w:pPr>
              <w:spacing w:before="40" w:line="252" w:lineRule="auto"/>
              <w:jc w:val="center"/>
            </w:pPr>
            <w:r>
              <w:rPr>
                <w:sz w:val="16"/>
              </w:rPr>
              <w:t>4.985</w:t>
            </w:r>
          </w:p>
        </w:tc>
        <w:tc>
          <w:tcPr>
            <w:tcW w:w="2075" w:type="dxa"/>
            <w:shd w:val="clear" w:color="auto" w:fill="FFFFFF"/>
            <w:tcMar>
              <w:top w:w="80" w:type="dxa"/>
              <w:left w:w="80" w:type="dxa"/>
              <w:bottom w:w="80" w:type="dxa"/>
              <w:right w:w="80" w:type="dxa"/>
            </w:tcMar>
            <w:vAlign w:val="center"/>
          </w:tcPr>
          <w:p w14:paraId="7281A7E1" w14:textId="77777777" w:rsidR="00660A15" w:rsidRDefault="00953647">
            <w:pPr>
              <w:spacing w:before="40" w:line="252" w:lineRule="auto"/>
              <w:jc w:val="center"/>
            </w:pPr>
            <w:r>
              <w:rPr>
                <w:sz w:val="16"/>
              </w:rPr>
              <w:t>0.901</w:t>
            </w:r>
          </w:p>
        </w:tc>
        <w:tc>
          <w:tcPr>
            <w:tcW w:w="2075" w:type="dxa"/>
            <w:shd w:val="clear" w:color="auto" w:fill="FFFFFF"/>
            <w:tcMar>
              <w:top w:w="80" w:type="dxa"/>
              <w:left w:w="80" w:type="dxa"/>
              <w:bottom w:w="80" w:type="dxa"/>
              <w:right w:w="80" w:type="dxa"/>
            </w:tcMar>
            <w:vAlign w:val="center"/>
          </w:tcPr>
          <w:p w14:paraId="73125D8B" w14:textId="77777777" w:rsidR="00660A15" w:rsidRDefault="00953647">
            <w:pPr>
              <w:spacing w:before="40" w:line="252" w:lineRule="auto"/>
              <w:jc w:val="center"/>
            </w:pPr>
            <w:r>
              <w:rPr>
                <w:sz w:val="16"/>
              </w:rPr>
              <w:t>10.124</w:t>
            </w:r>
          </w:p>
        </w:tc>
        <w:tc>
          <w:tcPr>
            <w:tcW w:w="2075" w:type="dxa"/>
            <w:shd w:val="clear" w:color="auto" w:fill="FFFFFF"/>
            <w:tcMar>
              <w:top w:w="80" w:type="dxa"/>
              <w:left w:w="80" w:type="dxa"/>
              <w:bottom w:w="80" w:type="dxa"/>
              <w:right w:w="80" w:type="dxa"/>
            </w:tcMar>
            <w:vAlign w:val="center"/>
          </w:tcPr>
          <w:p w14:paraId="229B929C" w14:textId="77777777" w:rsidR="00660A15" w:rsidRDefault="00953647">
            <w:pPr>
              <w:spacing w:before="40" w:line="252" w:lineRule="auto"/>
              <w:jc w:val="center"/>
            </w:pPr>
            <w:r>
              <w:rPr>
                <w:sz w:val="16"/>
              </w:rPr>
              <w:t>0.891</w:t>
            </w:r>
          </w:p>
        </w:tc>
      </w:tr>
      <w:tr w:rsidR="00660A15" w14:paraId="50E321C6" w14:textId="77777777">
        <w:trPr>
          <w:cantSplit/>
          <w:jc w:val="center"/>
        </w:trPr>
        <w:tc>
          <w:tcPr>
            <w:tcW w:w="2075" w:type="dxa"/>
            <w:shd w:val="clear" w:color="auto" w:fill="FFFFFF"/>
            <w:tcMar>
              <w:top w:w="80" w:type="dxa"/>
              <w:left w:w="80" w:type="dxa"/>
              <w:bottom w:w="80" w:type="dxa"/>
              <w:right w:w="80" w:type="dxa"/>
            </w:tcMar>
            <w:vAlign w:val="center"/>
          </w:tcPr>
          <w:p w14:paraId="4C4B2D78" w14:textId="77777777" w:rsidR="00660A15" w:rsidRDefault="00953647">
            <w:pPr>
              <w:spacing w:before="40" w:line="252" w:lineRule="auto"/>
              <w:jc w:val="left"/>
            </w:pPr>
            <w:r>
              <w:rPr>
                <w:sz w:val="16"/>
              </w:rPr>
              <w:t>CNN chỉ k=3</w:t>
            </w:r>
          </w:p>
        </w:tc>
        <w:tc>
          <w:tcPr>
            <w:tcW w:w="2075" w:type="dxa"/>
            <w:shd w:val="clear" w:color="auto" w:fill="FFFFFF"/>
            <w:tcMar>
              <w:top w:w="80" w:type="dxa"/>
              <w:left w:w="80" w:type="dxa"/>
              <w:bottom w:w="80" w:type="dxa"/>
              <w:right w:w="80" w:type="dxa"/>
            </w:tcMar>
            <w:vAlign w:val="center"/>
          </w:tcPr>
          <w:p w14:paraId="7B1C33F9" w14:textId="77777777" w:rsidR="00660A15" w:rsidRDefault="00953647">
            <w:pPr>
              <w:spacing w:before="40" w:line="252" w:lineRule="auto"/>
              <w:jc w:val="center"/>
            </w:pPr>
            <w:r>
              <w:rPr>
                <w:sz w:val="16"/>
              </w:rPr>
              <w:t>4.892</w:t>
            </w:r>
          </w:p>
        </w:tc>
        <w:tc>
          <w:tcPr>
            <w:tcW w:w="2075" w:type="dxa"/>
            <w:shd w:val="clear" w:color="auto" w:fill="FFFFFF"/>
            <w:tcMar>
              <w:top w:w="80" w:type="dxa"/>
              <w:left w:w="80" w:type="dxa"/>
              <w:bottom w:w="80" w:type="dxa"/>
              <w:right w:w="80" w:type="dxa"/>
            </w:tcMar>
            <w:vAlign w:val="center"/>
          </w:tcPr>
          <w:p w14:paraId="0402E06E" w14:textId="77777777" w:rsidR="00660A15" w:rsidRDefault="00953647">
            <w:pPr>
              <w:spacing w:before="40" w:line="252" w:lineRule="auto"/>
              <w:jc w:val="center"/>
            </w:pPr>
            <w:r>
              <w:rPr>
                <w:sz w:val="16"/>
              </w:rPr>
              <w:t>0.910</w:t>
            </w:r>
          </w:p>
        </w:tc>
        <w:tc>
          <w:tcPr>
            <w:tcW w:w="2075" w:type="dxa"/>
            <w:shd w:val="clear" w:color="auto" w:fill="FFFFFF"/>
            <w:tcMar>
              <w:top w:w="80" w:type="dxa"/>
              <w:left w:w="80" w:type="dxa"/>
              <w:bottom w:w="80" w:type="dxa"/>
              <w:right w:w="80" w:type="dxa"/>
            </w:tcMar>
            <w:vAlign w:val="center"/>
          </w:tcPr>
          <w:p w14:paraId="7D6890EF" w14:textId="77777777" w:rsidR="00660A15" w:rsidRDefault="00953647">
            <w:pPr>
              <w:spacing w:before="40" w:line="252" w:lineRule="auto"/>
              <w:jc w:val="center"/>
            </w:pPr>
            <w:r>
              <w:rPr>
                <w:sz w:val="16"/>
              </w:rPr>
              <w:t>9.854</w:t>
            </w:r>
          </w:p>
        </w:tc>
        <w:tc>
          <w:tcPr>
            <w:tcW w:w="2075" w:type="dxa"/>
            <w:shd w:val="clear" w:color="auto" w:fill="FFFFFF"/>
            <w:tcMar>
              <w:top w:w="80" w:type="dxa"/>
              <w:left w:w="80" w:type="dxa"/>
              <w:bottom w:w="80" w:type="dxa"/>
              <w:right w:w="80" w:type="dxa"/>
            </w:tcMar>
            <w:vAlign w:val="center"/>
          </w:tcPr>
          <w:p w14:paraId="2F8D0AC6" w14:textId="77777777" w:rsidR="00660A15" w:rsidRDefault="00953647">
            <w:pPr>
              <w:spacing w:before="40" w:line="252" w:lineRule="auto"/>
              <w:jc w:val="center"/>
            </w:pPr>
            <w:r>
              <w:rPr>
                <w:sz w:val="16"/>
              </w:rPr>
              <w:t>0.904</w:t>
            </w:r>
          </w:p>
        </w:tc>
      </w:tr>
      <w:tr w:rsidR="00660A15" w14:paraId="512EEE20" w14:textId="77777777">
        <w:trPr>
          <w:cantSplit/>
          <w:jc w:val="center"/>
        </w:trPr>
        <w:tc>
          <w:tcPr>
            <w:tcW w:w="2075" w:type="dxa"/>
            <w:shd w:val="clear" w:color="auto" w:fill="FFFFFF"/>
            <w:tcMar>
              <w:top w:w="80" w:type="dxa"/>
              <w:left w:w="80" w:type="dxa"/>
              <w:bottom w:w="80" w:type="dxa"/>
              <w:right w:w="80" w:type="dxa"/>
            </w:tcMar>
            <w:vAlign w:val="center"/>
          </w:tcPr>
          <w:p w14:paraId="34938C96" w14:textId="77777777" w:rsidR="00660A15" w:rsidRDefault="00953647">
            <w:pPr>
              <w:spacing w:before="40" w:line="252" w:lineRule="auto"/>
              <w:jc w:val="left"/>
            </w:pPr>
            <w:r>
              <w:rPr>
                <w:sz w:val="16"/>
              </w:rPr>
              <w:t>−GPR</w:t>
            </w:r>
          </w:p>
        </w:tc>
        <w:tc>
          <w:tcPr>
            <w:tcW w:w="2075" w:type="dxa"/>
            <w:shd w:val="clear" w:color="auto" w:fill="FFFFFF"/>
            <w:tcMar>
              <w:top w:w="80" w:type="dxa"/>
              <w:left w:w="80" w:type="dxa"/>
              <w:bottom w:w="80" w:type="dxa"/>
              <w:right w:w="80" w:type="dxa"/>
            </w:tcMar>
            <w:vAlign w:val="center"/>
          </w:tcPr>
          <w:p w14:paraId="1B85204D" w14:textId="77777777" w:rsidR="00660A15" w:rsidRDefault="00953647">
            <w:pPr>
              <w:spacing w:before="40" w:line="252" w:lineRule="auto"/>
              <w:jc w:val="center"/>
            </w:pPr>
            <w:r>
              <w:rPr>
                <w:sz w:val="16"/>
              </w:rPr>
              <w:t>4.821</w:t>
            </w:r>
          </w:p>
        </w:tc>
        <w:tc>
          <w:tcPr>
            <w:tcW w:w="2075" w:type="dxa"/>
            <w:shd w:val="clear" w:color="auto" w:fill="FFFFFF"/>
            <w:tcMar>
              <w:top w:w="80" w:type="dxa"/>
              <w:left w:w="80" w:type="dxa"/>
              <w:bottom w:w="80" w:type="dxa"/>
              <w:right w:w="80" w:type="dxa"/>
            </w:tcMar>
            <w:vAlign w:val="center"/>
          </w:tcPr>
          <w:p w14:paraId="5D34DA3A" w14:textId="77777777" w:rsidR="00660A15" w:rsidRDefault="00953647">
            <w:pPr>
              <w:spacing w:before="40" w:line="252" w:lineRule="auto"/>
              <w:jc w:val="center"/>
            </w:pPr>
            <w:r>
              <w:rPr>
                <w:sz w:val="16"/>
              </w:rPr>
              <w:t>0.912</w:t>
            </w:r>
          </w:p>
        </w:tc>
        <w:tc>
          <w:tcPr>
            <w:tcW w:w="2075" w:type="dxa"/>
            <w:shd w:val="clear" w:color="auto" w:fill="FFFFFF"/>
            <w:tcMar>
              <w:top w:w="80" w:type="dxa"/>
              <w:left w:w="80" w:type="dxa"/>
              <w:bottom w:w="80" w:type="dxa"/>
              <w:right w:w="80" w:type="dxa"/>
            </w:tcMar>
            <w:vAlign w:val="center"/>
          </w:tcPr>
          <w:p w14:paraId="4FA4BC02" w14:textId="77777777" w:rsidR="00660A15" w:rsidRDefault="00953647">
            <w:pPr>
              <w:spacing w:before="40" w:line="252" w:lineRule="auto"/>
              <w:jc w:val="center"/>
            </w:pPr>
            <w:r>
              <w:rPr>
                <w:sz w:val="16"/>
              </w:rPr>
              <w:t>9.980</w:t>
            </w:r>
          </w:p>
        </w:tc>
        <w:tc>
          <w:tcPr>
            <w:tcW w:w="2075" w:type="dxa"/>
            <w:shd w:val="clear" w:color="auto" w:fill="FFFFFF"/>
            <w:tcMar>
              <w:top w:w="80" w:type="dxa"/>
              <w:left w:w="80" w:type="dxa"/>
              <w:bottom w:w="80" w:type="dxa"/>
              <w:right w:w="80" w:type="dxa"/>
            </w:tcMar>
            <w:vAlign w:val="center"/>
          </w:tcPr>
          <w:p w14:paraId="7DCD89DD" w14:textId="77777777" w:rsidR="00660A15" w:rsidRDefault="00953647">
            <w:pPr>
              <w:spacing w:before="40" w:line="252" w:lineRule="auto"/>
              <w:jc w:val="center"/>
            </w:pPr>
            <w:r>
              <w:rPr>
                <w:sz w:val="16"/>
              </w:rPr>
              <w:t>0.898</w:t>
            </w:r>
          </w:p>
        </w:tc>
      </w:tr>
      <w:tr w:rsidR="00660A15" w14:paraId="0C16A84C" w14:textId="77777777">
        <w:trPr>
          <w:cantSplit/>
          <w:jc w:val="center"/>
        </w:trPr>
        <w:tc>
          <w:tcPr>
            <w:tcW w:w="2075" w:type="dxa"/>
            <w:shd w:val="clear" w:color="auto" w:fill="FFFFFF"/>
            <w:tcMar>
              <w:top w:w="80" w:type="dxa"/>
              <w:left w:w="80" w:type="dxa"/>
              <w:bottom w:w="80" w:type="dxa"/>
              <w:right w:w="80" w:type="dxa"/>
            </w:tcMar>
            <w:vAlign w:val="center"/>
          </w:tcPr>
          <w:p w14:paraId="107231CC" w14:textId="77777777" w:rsidR="00660A15" w:rsidRDefault="00953647">
            <w:pPr>
              <w:spacing w:before="40" w:line="252" w:lineRule="auto"/>
              <w:jc w:val="left"/>
            </w:pPr>
            <w:r>
              <w:rPr>
                <w:sz w:val="16"/>
              </w:rPr>
              <w:t>Router đồng nhất</w:t>
            </w:r>
          </w:p>
        </w:tc>
        <w:tc>
          <w:tcPr>
            <w:tcW w:w="2075" w:type="dxa"/>
            <w:shd w:val="clear" w:color="auto" w:fill="FFFFFF"/>
            <w:tcMar>
              <w:top w:w="80" w:type="dxa"/>
              <w:left w:w="80" w:type="dxa"/>
              <w:bottom w:w="80" w:type="dxa"/>
              <w:right w:w="80" w:type="dxa"/>
            </w:tcMar>
            <w:vAlign w:val="center"/>
          </w:tcPr>
          <w:p w14:paraId="07ED0F5E" w14:textId="77777777" w:rsidR="00660A15" w:rsidRDefault="00953647">
            <w:pPr>
              <w:spacing w:before="40" w:line="252" w:lineRule="auto"/>
              <w:jc w:val="center"/>
            </w:pPr>
            <w:r>
              <w:rPr>
                <w:sz w:val="16"/>
              </w:rPr>
              <w:t>5.012</w:t>
            </w:r>
          </w:p>
        </w:tc>
        <w:tc>
          <w:tcPr>
            <w:tcW w:w="2075" w:type="dxa"/>
            <w:shd w:val="clear" w:color="auto" w:fill="FFFFFF"/>
            <w:tcMar>
              <w:top w:w="80" w:type="dxa"/>
              <w:left w:w="80" w:type="dxa"/>
              <w:bottom w:w="80" w:type="dxa"/>
              <w:right w:w="80" w:type="dxa"/>
            </w:tcMar>
            <w:vAlign w:val="center"/>
          </w:tcPr>
          <w:p w14:paraId="2C733BBA" w14:textId="77777777" w:rsidR="00660A15" w:rsidRDefault="00953647">
            <w:pPr>
              <w:spacing w:before="40" w:line="252" w:lineRule="auto"/>
              <w:jc w:val="center"/>
            </w:pPr>
            <w:r>
              <w:rPr>
                <w:sz w:val="16"/>
              </w:rPr>
              <w:t>0.895</w:t>
            </w:r>
          </w:p>
        </w:tc>
        <w:tc>
          <w:tcPr>
            <w:tcW w:w="2075" w:type="dxa"/>
            <w:shd w:val="clear" w:color="auto" w:fill="FFFFFF"/>
            <w:tcMar>
              <w:top w:w="80" w:type="dxa"/>
              <w:left w:w="80" w:type="dxa"/>
              <w:bottom w:w="80" w:type="dxa"/>
              <w:right w:w="80" w:type="dxa"/>
            </w:tcMar>
            <w:vAlign w:val="center"/>
          </w:tcPr>
          <w:p w14:paraId="5BC71959" w14:textId="77777777" w:rsidR="00660A15" w:rsidRDefault="00953647">
            <w:pPr>
              <w:spacing w:before="40" w:line="252" w:lineRule="auto"/>
              <w:jc w:val="center"/>
            </w:pPr>
            <w:r>
              <w:rPr>
                <w:sz w:val="16"/>
              </w:rPr>
              <w:t>10.450</w:t>
            </w:r>
          </w:p>
        </w:tc>
        <w:tc>
          <w:tcPr>
            <w:tcW w:w="2075" w:type="dxa"/>
            <w:shd w:val="clear" w:color="auto" w:fill="FFFFFF"/>
            <w:tcMar>
              <w:top w:w="80" w:type="dxa"/>
              <w:left w:w="80" w:type="dxa"/>
              <w:bottom w:w="80" w:type="dxa"/>
              <w:right w:w="80" w:type="dxa"/>
            </w:tcMar>
            <w:vAlign w:val="center"/>
          </w:tcPr>
          <w:p w14:paraId="00244FD1" w14:textId="77777777" w:rsidR="00660A15" w:rsidRDefault="00953647">
            <w:pPr>
              <w:spacing w:before="40" w:line="252" w:lineRule="auto"/>
              <w:jc w:val="center"/>
            </w:pPr>
            <w:r>
              <w:rPr>
                <w:sz w:val="16"/>
              </w:rPr>
              <w:t>0.879</w:t>
            </w:r>
          </w:p>
        </w:tc>
      </w:tr>
    </w:tbl>
    <w:p w14:paraId="5C4314E5" w14:textId="77777777" w:rsidR="00660A15" w:rsidRDefault="00953647" w:rsidP="001A206C">
      <w:pPr>
        <w:pStyle w:val="Caption"/>
        <w:keepNext/>
        <w:spacing w:before="80" w:after="60" w:line="252" w:lineRule="auto"/>
      </w:pPr>
      <w:bookmarkStart w:id="101" w:name="tbl_5"/>
      <w:r>
        <w:rPr>
          <w:b/>
          <w:color w:val="000000"/>
          <w:sz w:val="17"/>
        </w:rPr>
        <w:t>Bảng 5.</w:t>
      </w:r>
      <w:r>
        <w:rPr>
          <w:color w:val="000000"/>
          <w:sz w:val="17"/>
        </w:rPr>
        <w:t xml:space="preserve"> Ablation rút gọn của GUMNetHet (Seed=42).</w:t>
      </w:r>
      <w:bookmarkEnd w:id="101"/>
    </w:p>
    <w:p w14:paraId="148580A2" w14:textId="77777777" w:rsidR="00660A15" w:rsidRDefault="0005157D">
      <w:pPr>
        <w:spacing w:after="80" w:line="276" w:lineRule="auto"/>
      </w:pPr>
      <w:r>
        <w:t>Kết</w:t>
      </w:r>
      <w:r>
        <w:rPr>
          <w:lang w:val="vi-VN"/>
        </w:rPr>
        <w:t xml:space="preserve"> quả thực nghiệm</w:t>
      </w:r>
      <w:r>
        <w:t xml:space="preserve"> ghi nhận rằng loại bỏ residual scaling làm MAE tăng khoảng 8,5%/6,3% ở H20 và 14,1%/11,8% ở H60 cho xăng/dầu. Phân tích router trong </w:t>
      </w:r>
      <w:hyperlink w:anchor="fig_4" w:history="1">
        <w:r>
          <w:rPr>
            <w:color w:val="1A56DB"/>
          </w:rPr>
          <w:t>Hình 4</w:t>
        </w:r>
      </w:hyperlink>
      <w:r>
        <w:t xml:space="preserve"> cho thấy ở GPR thấp và horizon ngắn, CNN có trọng số trung bình khoảng 0,48; khi GPR vượt phân vị 90%, trọng số Wav-KAN tăng từ khoảng 0,29 lên 0,61 ở horizon trung–dài và CNN giảm xuống khoảng 0,21. </w:t>
      </w:r>
      <w:del w:id="102" w:author="Claude" w:date="2026-08-30T00:00:00Z">
        <w:r>
          <w:rPr>
            <w:color w:val="FF0000"/>
          </w:rPr>
          <w:delText>Các kết quả này cho thấy router thực sự thay đổi chế độ thay vì chỉ trung bình hóa đầu ra</w:delText>
        </w:r>
      </w:del>
      <w:ins w:id="103" w:author="Claude" w:date="2026-08-30T00:00:00Z">
        <w:r>
          <w:t>Các kết quả này cho thấy router có sự thay đổi chế độ định tuyến thay vì chỉ trung bình hóa đầu ra</w:t>
        </w:r>
      </w:ins>
      <w:r>
        <w:t>.</w:t>
      </w:r>
    </w:p>
    <w:p w14:paraId="60A47D2C" w14:textId="77777777" w:rsidR="00660A15" w:rsidRDefault="00953647">
      <w:pPr>
        <w:spacing w:after="20"/>
        <w:jc w:val="center"/>
      </w:pPr>
      <w:r>
        <w:rPr>
          <w:noProof/>
        </w:rPr>
        <w:drawing>
          <wp:inline distT="0" distB="0" distL="0" distR="0" wp14:anchorId="0F4168D8" wp14:editId="5B5FEFAC">
            <wp:extent cx="6083999" cy="4661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routing.png"/>
                    <pic:cNvPicPr/>
                  </pic:nvPicPr>
                  <pic:blipFill>
                    <a:blip r:embed="rId11"/>
                    <a:stretch>
                      <a:fillRect/>
                    </a:stretch>
                  </pic:blipFill>
                  <pic:spPr>
                    <a:xfrm>
                      <a:off x="0" y="0"/>
                      <a:ext cx="6083999" cy="4661019"/>
                    </a:xfrm>
                    <a:prstGeom prst="rect">
                      <a:avLst/>
                    </a:prstGeom>
                  </pic:spPr>
                </pic:pic>
              </a:graphicData>
            </a:graphic>
          </wp:inline>
        </w:drawing>
      </w:r>
    </w:p>
    <w:p w14:paraId="2162F546" w14:textId="77777777" w:rsidR="00660A15" w:rsidRDefault="00953647">
      <w:pPr>
        <w:pStyle w:val="Caption"/>
        <w:keepNext/>
        <w:spacing w:before="80" w:after="60" w:line="252" w:lineRule="auto"/>
        <w:jc w:val="left"/>
      </w:pPr>
      <w:bookmarkStart w:id="104" w:name="fig_4"/>
      <w:r>
        <w:rPr>
          <w:b/>
          <w:color w:val="000000"/>
          <w:sz w:val="17"/>
        </w:rPr>
        <w:lastRenderedPageBreak/>
        <w:t>Hình 4.</w:t>
      </w:r>
      <w:r>
        <w:rPr>
          <w:color w:val="000000"/>
          <w:sz w:val="17"/>
        </w:rPr>
        <w:t xml:space="preserve"> Trên: fan chart đa phân vị dưới biến động mạnh. Dưới: trọng số router trong chế độ GPR thấp và GPR cao.</w:t>
      </w:r>
      <w:bookmarkEnd w:id="104"/>
    </w:p>
    <w:p w14:paraId="6C6854AB" w14:textId="77777777" w:rsidR="00660A15" w:rsidRDefault="00953647">
      <w:pPr>
        <w:pStyle w:val="H1x"/>
        <w:keepNext/>
        <w:spacing w:before="120" w:line="276" w:lineRule="auto"/>
      </w:pPr>
      <w:r>
        <w:rPr>
          <w:color w:val="000000"/>
          <w:sz w:val="20"/>
        </w:rPr>
        <w:t>6. KẾT LUẬN</w:t>
      </w:r>
    </w:p>
    <w:p w14:paraId="798526F1" w14:textId="77777777" w:rsidR="00663731" w:rsidRDefault="00663731" w:rsidP="00663731">
      <w:pPr>
        <w:spacing w:after="80" w:line="276" w:lineRule="auto"/>
      </w:pPr>
      <w:r>
        <w:t>Bài báo đề xuất GUMNetHet, một kiến trúc mixture-of-experts dị thể cho dự báo xác suất đa horizon giá xăng dầu thành phẩm. Mô hình kết hợp CNN-1D đa tỷ lệ, GRU-Attention và Wavelet-KAN thông qua bộ định tuyến nhận biết horizon, cùng đầu ra đa phân vị và residual scaling nhằm cải thiện độ ổn định khi dự báo xa.</w:t>
      </w:r>
    </w:p>
    <w:p w14:paraId="0433F174" w14:textId="77777777" w:rsidR="00663731" w:rsidRDefault="00663731" w:rsidP="00663731">
      <w:pPr>
        <w:spacing w:after="80" w:line="276" w:lineRule="auto"/>
      </w:pPr>
      <w:r>
        <w:t>Thực nghiệm expanding walk-forward trên MG95 và DO 0.001% cho thấy GUMNetHet đạt MAE thấp nhất trong nhóm baseline được đánh giá ở toàn bộ H1–H60, với mức giảm MAE tại H60 đạt 30,1% cho MG95 và 22,9% cho DO 0.001%. Kết quả ablation và phân tích trọng số router cho thấy phân vùng đặc trưng, Wavelet-KAN và định tuyến thích ứng đều đóng góp đáng kể vào hiệu năng. Tuy nhiên, sự suy giảm của R² và directional accuracy ở các horizon dài cho thấy ưu thế của mô hình chủ yếu nằm ở độ ổn định sai số mức giá và định lượng bất định, không nên diễn giải như khả năng dự báo hướng dài hạn đáng tin cậy.</w:t>
      </w:r>
    </w:p>
    <w:p w14:paraId="57C29308" w14:textId="77777777" w:rsidR="00660A15" w:rsidRDefault="00663731" w:rsidP="00663731">
      <w:pPr>
        <w:spacing w:after="80" w:line="276" w:lineRule="auto"/>
      </w:pPr>
      <w:r>
        <w:t>Trong tương lai, nghiên cứu sẽ tập trung vào đánh giá multi-seed, bổ sung probabilistic baselines, kiểm định thống kê cho dự báo multi-step và tích hợp biểu diễn tin tức địa chính trị theo thời gian thực.</w:t>
      </w:r>
    </w:p>
    <w:p w14:paraId="5E8F73F8" w14:textId="77777777" w:rsidR="00660A15" w:rsidRDefault="00953647">
      <w:pPr>
        <w:pStyle w:val="H1x"/>
        <w:keepNext/>
        <w:spacing w:before="120" w:line="276" w:lineRule="auto"/>
      </w:pPr>
      <w:r>
        <w:rPr>
          <w:color w:val="000000"/>
          <w:sz w:val="20"/>
        </w:rPr>
        <w:t>TÀI LIỆU THAM KHẢO</w:t>
      </w:r>
    </w:p>
    <w:p w14:paraId="4060D7AC" w14:textId="77777777" w:rsidR="00660A15" w:rsidRDefault="00953647">
      <w:pPr>
        <w:pStyle w:val="Refs"/>
        <w:spacing w:after="30"/>
      </w:pPr>
      <w:r>
        <w:t>[1] D. Caldara and M. Iacoviello, "Measuring geopolitical risk," American Economic Review, vol. 112, no. 4, pp. 1194–1225, 2022.</w:t>
      </w:r>
    </w:p>
    <w:p w14:paraId="5E3EAE82" w14:textId="77777777" w:rsidR="00660A15" w:rsidRDefault="00953647">
      <w:pPr>
        <w:pStyle w:val="Refs"/>
        <w:spacing w:after="30"/>
      </w:pPr>
      <w:r>
        <w:t>[2] L. Kilian, "Not all oil price shocks are alike: Disentangling demand and supply shocks in the crude oil market," American Economic Review, vol. 99, no. 3, pp. 1053–1069, 2009.</w:t>
      </w:r>
    </w:p>
    <w:p w14:paraId="25B9A6F1" w14:textId="77777777" w:rsidR="00660A15" w:rsidRDefault="00953647">
      <w:pPr>
        <w:pStyle w:val="Refs"/>
        <w:spacing w:after="30"/>
      </w:pPr>
      <w:r>
        <w:t>[3] C. Baumeister and L. Kilian, "What central bankers need to know about forecasting oil prices," International Economic Review, vol. 57, no. 3, pp. 869–896, 2016.</w:t>
      </w:r>
    </w:p>
    <w:p w14:paraId="5E462CBD" w14:textId="77777777" w:rsidR="00660A15" w:rsidRDefault="00953647">
      <w:pPr>
        <w:pStyle w:val="Refs"/>
        <w:spacing w:after="30"/>
      </w:pPr>
      <w:r>
        <w:t>[4] D. A. Dickey and W. A. Fuller, "Distribution of the estimators for autoregressive time series with a unit root," Journal of the American Statistical Association, vol. 74, no. 366a, pp. 427–431, 1979.</w:t>
      </w:r>
    </w:p>
    <w:p w14:paraId="452F298C" w14:textId="77777777" w:rsidR="00660A15" w:rsidRDefault="00953647">
      <w:pPr>
        <w:pStyle w:val="Refs"/>
        <w:spacing w:after="30"/>
      </w:pPr>
      <w:r>
        <w:t>[5] F. X. Diebold and R. S. Mariano, "Comparing predictive accuracy," Journal of Business &amp; Economic Statistics, vol. 13, no. 3, pp. 253–263, 1995.</w:t>
      </w:r>
    </w:p>
    <w:p w14:paraId="3D59C65D" w14:textId="77777777" w:rsidR="00660A15" w:rsidRDefault="00953647">
      <w:pPr>
        <w:pStyle w:val="Refs"/>
        <w:spacing w:after="30"/>
      </w:pPr>
      <w:r>
        <w:t>[6] T. Gneiting and A. E. Raftery, "Strictly proper scoring rules, prediction, and estimation," Journal of the American Statistical Association, vol. 102, no. 477, pp. 359–378, 2007.</w:t>
      </w:r>
    </w:p>
    <w:p w14:paraId="381BA3D8" w14:textId="77777777" w:rsidR="00660A15" w:rsidRDefault="00953647">
      <w:pPr>
        <w:pStyle w:val="Refs"/>
        <w:spacing w:after="30"/>
      </w:pPr>
      <w:r>
        <w:t>[7] R. J. Hyndman and A. B. Koehler, "Another look at measures of forecast accuracy," International Journal of Forecasting, vol. 22, no. 4, pp. 679–688, 2006.</w:t>
      </w:r>
    </w:p>
    <w:p w14:paraId="176968F1" w14:textId="77777777" w:rsidR="00660A15" w:rsidRDefault="00953647">
      <w:pPr>
        <w:pStyle w:val="Refs"/>
        <w:spacing w:after="30"/>
      </w:pPr>
      <w:r>
        <w:t>[8] Y. Nie, N. H. Nguyen, P. Sinthong, and J. Kalagnanam, "A time series is worth 64 words: Long-term forecasting with transformers," in Proc. ICLR, 2023.</w:t>
      </w:r>
    </w:p>
    <w:p w14:paraId="41EBA65D" w14:textId="77777777" w:rsidR="00660A15" w:rsidRDefault="00953647">
      <w:pPr>
        <w:pStyle w:val="Refs"/>
        <w:spacing w:after="30"/>
      </w:pPr>
      <w:r>
        <w:t>[9] Y. Liu, T. Hu, H. Zhang, H. Wu, S. Wang, L. Ma, and M. Long, "iTransformer: Inverted transformers are effective for time series forecasting," in Proc. ICLR, 2024.</w:t>
      </w:r>
    </w:p>
    <w:p w14:paraId="085A1C33" w14:textId="77777777" w:rsidR="00660A15" w:rsidRDefault="00953647">
      <w:pPr>
        <w:pStyle w:val="Refs"/>
        <w:spacing w:after="30"/>
      </w:pPr>
      <w:r>
        <w:t>[10] H. Wu, T. Hu, Y. Liu, H. Zhou, J. Wang, and M. Long, "TimesNet: Temporal 2D-variation modeling for general time series analysis," in Proc. ICLR, 2023.</w:t>
      </w:r>
    </w:p>
    <w:p w14:paraId="03F87EE9" w14:textId="77777777" w:rsidR="00660A15" w:rsidRDefault="00953647">
      <w:pPr>
        <w:pStyle w:val="Refs"/>
        <w:spacing w:after="30"/>
      </w:pPr>
      <w:r>
        <w:t>[11] A. Zeng, M. Chen, L. Zhang, and Q. Xu, "Are transformers effective for time series forecasting?" in Proc. AAAI, vol. 37, no. 9, 2023, pp. 11121–11128.</w:t>
      </w:r>
    </w:p>
    <w:p w14:paraId="6F2974D4" w14:textId="77777777" w:rsidR="00660A15" w:rsidRDefault="00953647">
      <w:pPr>
        <w:pStyle w:val="Refs"/>
        <w:spacing w:after="30"/>
      </w:pPr>
      <w:r>
        <w:t>[12] B. Lim, S. Ö. Arık, N. Loeff, and T. Pfister, "Temporal Fusion Transformers for interpretable multi-horizon time series forecasting," International Journal of Forecasting, vol. 37, no. 4, pp. 1748–1764, 2021.</w:t>
      </w:r>
    </w:p>
    <w:p w14:paraId="2473CE19" w14:textId="77777777" w:rsidR="00660A15" w:rsidRDefault="00953647">
      <w:pPr>
        <w:pStyle w:val="Refs"/>
        <w:spacing w:after="30"/>
      </w:pPr>
      <w:r>
        <w:t>[13] B. N. Oreshkin, D. Carpov, N. Chapados, and Y. Bengio, "N-BEATS: Neural basis expansion analysis for interpretable time series forecasting," in Proc. ICLR, 2020.</w:t>
      </w:r>
    </w:p>
    <w:p w14:paraId="09B649E9" w14:textId="77777777" w:rsidR="00660A15" w:rsidRDefault="00953647">
      <w:pPr>
        <w:pStyle w:val="Refs"/>
        <w:spacing w:after="30"/>
      </w:pPr>
      <w:r>
        <w:t>[14] C. Challu, K. G. Olivares, B. N. Oreshkin, F. Garza, M. Mergenthaler-Canseco, and A. Dubrawski, "N-HiTS: Neural hierarchical interpolation for time series forecasting," in Proc. AAAI, vol. 37, no. 6, 2023, pp. 6989–6997.</w:t>
      </w:r>
    </w:p>
    <w:p w14:paraId="313E254B" w14:textId="77777777" w:rsidR="00660A15" w:rsidRDefault="00953647">
      <w:pPr>
        <w:pStyle w:val="Refs"/>
        <w:spacing w:after="30"/>
      </w:pPr>
      <w:r>
        <w:t>[15] A. Gu and T. Dao, "Mamba: Linear-time sequence modeling with selective state spaces," arXiv preprint arXiv:2312.00752, 2023.</w:t>
      </w:r>
    </w:p>
    <w:p w14:paraId="38298A2F" w14:textId="77777777" w:rsidR="00660A15" w:rsidRDefault="00953647">
      <w:pPr>
        <w:pStyle w:val="Refs"/>
        <w:spacing w:after="30"/>
      </w:pPr>
      <w:r>
        <w:t>[16] A. F. Ansari et al., "Chronos: Learning the language of time series," Transactions on Machine Learning Research, 2024.</w:t>
      </w:r>
    </w:p>
    <w:p w14:paraId="2CA7020B" w14:textId="77777777" w:rsidR="00660A15" w:rsidRDefault="00953647">
      <w:pPr>
        <w:pStyle w:val="Refs"/>
        <w:spacing w:after="30"/>
      </w:pPr>
      <w:r>
        <w:t>[17] A. Das, W. Kong, R. Sen, and Y. Zhou, "A decoder-only foundation model for time-series forecasting," in Proc. ICML, 2024.</w:t>
      </w:r>
    </w:p>
    <w:p w14:paraId="1E063917" w14:textId="77777777" w:rsidR="00660A15" w:rsidRDefault="00953647">
      <w:pPr>
        <w:pStyle w:val="Refs"/>
        <w:spacing w:after="30"/>
      </w:pPr>
      <w:r>
        <w:t>[18] G. Woo, C. Liu, A. Kumar, C. Xiong, S. Savarese, and D. Sahoo, "Unified training of universal time series forecasting transformers," in Proc. ICML, 2024.</w:t>
      </w:r>
    </w:p>
    <w:p w14:paraId="6FC8D9B4" w14:textId="77777777" w:rsidR="00660A15" w:rsidRDefault="00953647">
      <w:pPr>
        <w:pStyle w:val="Refs"/>
        <w:spacing w:after="30"/>
      </w:pPr>
      <w:r>
        <w:t>[19] V. Ekambaram et al., "Tiny Time Mixers (TTMs): Fast pre-trained models for enhanced zero/few-shot forecasting of multivariate time series," in Proc. NeurIPS, 2024.</w:t>
      </w:r>
    </w:p>
    <w:p w14:paraId="0754D0FF" w14:textId="77777777" w:rsidR="00660A15" w:rsidRDefault="00953647">
      <w:pPr>
        <w:pStyle w:val="Refs"/>
        <w:spacing w:after="30"/>
      </w:pPr>
      <w:r>
        <w:t>[20] R. A. Jacobs, M. I. Jordan, S. J. Nowlan, and G. E. Hinton, "Adaptive mixtures of local experts," Neural Computation, vol. 3, no. 1, pp. 79–87, 1991.</w:t>
      </w:r>
    </w:p>
    <w:p w14:paraId="5BE26AD3" w14:textId="77777777" w:rsidR="00660A15" w:rsidRDefault="00953647">
      <w:pPr>
        <w:pStyle w:val="Refs"/>
        <w:spacing w:after="30"/>
      </w:pPr>
      <w:r>
        <w:t>[21] N. Shazeer et al., "Outrageously large neural networks: The sparsely-gated mixture-of-experts layer," in Proc. ICLR, 2017.</w:t>
      </w:r>
    </w:p>
    <w:p w14:paraId="18291698" w14:textId="77777777" w:rsidR="00660A15" w:rsidRDefault="00953647">
      <w:pPr>
        <w:pStyle w:val="Refs"/>
        <w:spacing w:after="30"/>
      </w:pPr>
      <w:r>
        <w:t>[22] W. Fedus, B. Zoph, and N. Shazeer, "Switch Transformers: Scaling to trillion parameter models with simple and efficient sparsity," Journal of Machine Learning Research, vol. 23, no. 120, pp. 1–39, 2022.</w:t>
      </w:r>
    </w:p>
    <w:p w14:paraId="7B5474F2" w14:textId="77777777" w:rsidR="00660A15" w:rsidRDefault="00953647">
      <w:pPr>
        <w:pStyle w:val="Refs"/>
        <w:spacing w:after="30"/>
      </w:pPr>
      <w:r>
        <w:t>[23] Z. Liu et al., "KAN: Kolmogorov–Arnold Networks," arXiv preprint arXiv:2404.19756, 2024.</w:t>
      </w:r>
    </w:p>
    <w:p w14:paraId="72175CCD" w14:textId="77777777" w:rsidR="00660A15" w:rsidRDefault="00953647">
      <w:pPr>
        <w:pStyle w:val="Refs"/>
        <w:spacing w:after="30"/>
      </w:pPr>
      <w:r>
        <w:t>[24] Z. Bozorgasl and H. Chen, "Wav-KAN: Wavelet Kolmogorov–Arnold networks," arXiv preprint arXiv:2405.12832, 2024.</w:t>
      </w:r>
    </w:p>
    <w:p w14:paraId="05500C1A" w14:textId="77777777" w:rsidR="00660A15" w:rsidRDefault="00953647">
      <w:pPr>
        <w:pStyle w:val="Refs"/>
        <w:spacing w:after="30"/>
      </w:pPr>
      <w:r>
        <w:t>[25] I. Daubechies, Ten Lectures on Wavelets. Philadelphia, PA, USA: SIAM, 1992.</w:t>
      </w:r>
    </w:p>
    <w:p w14:paraId="6AECFD03" w14:textId="77777777" w:rsidR="00660A15" w:rsidRDefault="00953647">
      <w:pPr>
        <w:pStyle w:val="Refs"/>
        <w:spacing w:after="30"/>
      </w:pPr>
      <w:r>
        <w:t>[26] X. Shi et al., "Time-MoE: Billion-scale time series foundation models with mixture of experts," in Proc. ICLR, 2025.</w:t>
      </w:r>
    </w:p>
    <w:p w14:paraId="20B34571" w14:textId="77777777" w:rsidR="00660A15" w:rsidRDefault="00953647">
      <w:pPr>
        <w:pStyle w:val="Refs"/>
        <w:spacing w:after="30"/>
      </w:pPr>
      <w:r>
        <w:t>[27] S. Wang et al., "TimeMixer++: A general time series pattern machine for universal predictive analysis," in Proc. ICLR, 2025.</w:t>
      </w:r>
    </w:p>
    <w:p w14:paraId="187BC284" w14:textId="77777777" w:rsidR="00660A15" w:rsidRDefault="00953647">
      <w:pPr>
        <w:pStyle w:val="Refs"/>
        <w:spacing w:after="30"/>
      </w:pPr>
      <w:r>
        <w:t>[28] M. D. Wilkinson et al., "The FAIR Guiding Principles for scientific data management and stewardship," Scientific Data, vol. 3, art. 160018, 2016.</w:t>
      </w:r>
    </w:p>
    <w:sectPr w:rsidR="00660A15" w:rsidSect="00034616">
      <w:footerReference w:type="default" r:id="rId12"/>
      <w:pgSz w:w="11906" w:h="16838"/>
      <w:pgMar w:top="879" w:right="879" w:bottom="879"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C9532" w14:textId="77777777" w:rsidR="009F4711" w:rsidRDefault="009F4711">
      <w:pPr>
        <w:spacing w:after="0"/>
      </w:pPr>
      <w:r>
        <w:separator/>
      </w:r>
    </w:p>
  </w:endnote>
  <w:endnote w:type="continuationSeparator" w:id="0">
    <w:p w14:paraId="4A63549C" w14:textId="77777777" w:rsidR="009F4711" w:rsidRDefault="009F4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05B78" w14:textId="77777777" w:rsidR="00660A15" w:rsidRDefault="00660A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3649F" w14:textId="77777777" w:rsidR="009F4711" w:rsidRDefault="009F4711">
      <w:pPr>
        <w:spacing w:after="0"/>
      </w:pPr>
      <w:r>
        <w:separator/>
      </w:r>
    </w:p>
  </w:footnote>
  <w:footnote w:type="continuationSeparator" w:id="0">
    <w:p w14:paraId="2D331604" w14:textId="77777777" w:rsidR="009F4711" w:rsidRDefault="009F47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7D"/>
    <w:rsid w:val="0006063C"/>
    <w:rsid w:val="000F5783"/>
    <w:rsid w:val="0015074B"/>
    <w:rsid w:val="00161033"/>
    <w:rsid w:val="00190AA8"/>
    <w:rsid w:val="001A206C"/>
    <w:rsid w:val="002571A7"/>
    <w:rsid w:val="0028671F"/>
    <w:rsid w:val="0029639D"/>
    <w:rsid w:val="002D2C78"/>
    <w:rsid w:val="00326F90"/>
    <w:rsid w:val="0035561A"/>
    <w:rsid w:val="00660A15"/>
    <w:rsid w:val="00663731"/>
    <w:rsid w:val="00757149"/>
    <w:rsid w:val="00841901"/>
    <w:rsid w:val="00953647"/>
    <w:rsid w:val="009F4711"/>
    <w:rsid w:val="00A55067"/>
    <w:rsid w:val="00AA0CE0"/>
    <w:rsid w:val="00AA1D8D"/>
    <w:rsid w:val="00AD4FB3"/>
    <w:rsid w:val="00B47730"/>
    <w:rsid w:val="00CB0664"/>
    <w:rsid w:val="00DA7310"/>
    <w:rsid w:val="00EC40AD"/>
    <w:rsid w:val="00F965A1"/>
    <w:rsid w:val="00FC693F"/>
    <w:rsid w:val="00FE6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E3B67"/>
  <w14:defaultImageDpi w14:val="300"/>
  <w15:docId w15:val="{7BE295F4-EA5F-5B42-BDB7-1759DF5C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
      <w:jc w:val="center"/>
    </w:pPr>
    <w:rPr>
      <w:bCs/>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40" w:line="240" w:lineRule="auto"/>
      <w:jc w:val="center"/>
    </w:pPr>
    <w:rPr>
      <w:rFonts w:ascii="Times New Roman" w:eastAsia="Times New Roman" w:hAnsi="Times New Roman"/>
      <w:b/>
      <w:sz w:val="28"/>
    </w:rPr>
  </w:style>
  <w:style w:type="paragraph" w:customStyle="1" w:styleId="Authors">
    <w:name w:val="Authors"/>
    <w:pPr>
      <w:spacing w:after="40" w:line="240" w:lineRule="auto"/>
      <w:jc w:val="center"/>
    </w:pPr>
    <w:rPr>
      <w:rFonts w:ascii="Times New Roman" w:eastAsia="Times New Roman" w:hAnsi="Times New Roman"/>
      <w:sz w:val="20"/>
    </w:rPr>
  </w:style>
  <w:style w:type="paragraph" w:customStyle="1" w:styleId="Affil">
    <w:name w:val="Affil"/>
    <w:pPr>
      <w:spacing w:after="40" w:line="240" w:lineRule="auto"/>
      <w:jc w:val="center"/>
    </w:pPr>
    <w:rPr>
      <w:rFonts w:ascii="Times New Roman" w:eastAsia="Times New Roman" w:hAnsi="Times New Roman"/>
      <w:sz w:val="17"/>
    </w:rPr>
  </w:style>
  <w:style w:type="paragraph" w:customStyle="1" w:styleId="H1x">
    <w:name w:val="H1x"/>
    <w:pPr>
      <w:spacing w:after="40" w:line="240" w:lineRule="auto"/>
    </w:pPr>
    <w:rPr>
      <w:rFonts w:ascii="Times New Roman" w:eastAsia="Times New Roman" w:hAnsi="Times New Roman"/>
      <w:b/>
    </w:rPr>
  </w:style>
  <w:style w:type="paragraph" w:customStyle="1" w:styleId="H2x">
    <w:name w:val="H2x"/>
    <w:pPr>
      <w:spacing w:after="40" w:line="240" w:lineRule="auto"/>
    </w:pPr>
    <w:rPr>
      <w:rFonts w:ascii="Times New Roman" w:eastAsia="Times New Roman" w:hAnsi="Times New Roman"/>
      <w:b/>
      <w:sz w:val="20"/>
    </w:rPr>
  </w:style>
  <w:style w:type="paragraph" w:customStyle="1" w:styleId="Abstract">
    <w:name w:val="Abstract"/>
    <w:pPr>
      <w:spacing w:after="40" w:line="240" w:lineRule="auto"/>
      <w:jc w:val="both"/>
    </w:pPr>
    <w:rPr>
      <w:rFonts w:ascii="Times New Roman" w:eastAsia="Times New Roman" w:hAnsi="Times New Roman"/>
      <w:sz w:val="18"/>
    </w:rPr>
  </w:style>
  <w:style w:type="paragraph" w:customStyle="1" w:styleId="Refs">
    <w:name w:val="Refs"/>
    <w:pPr>
      <w:spacing w:after="20" w:line="240" w:lineRule="auto"/>
      <w:jc w:val="both"/>
    </w:pPr>
    <w:rPr>
      <w:rFonts w:ascii="Times New Roman" w:eastAsia="Times New Roman" w:hAnsi="Times New Roman"/>
      <w:sz w:val="15"/>
    </w:rPr>
  </w:style>
  <w:style w:type="paragraph" w:styleId="Revision">
    <w:name w:val="Revision"/>
    <w:hidden/>
    <w:uiPriority w:val="99"/>
    <w:semiHidden/>
    <w:rsid w:val="00FE690C"/>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3680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4932</Words>
  <Characters>28119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Quý</cp:lastModifiedBy>
  <cp:revision>3</cp:revision>
  <dcterms:created xsi:type="dcterms:W3CDTF">2026-08-30T00:33:00Z</dcterms:created>
  <dcterms:modified xsi:type="dcterms:W3CDTF">2026-08-30T02:18:00Z</dcterms:modified>
  <cp:category/>
</cp:coreProperties>
</file>